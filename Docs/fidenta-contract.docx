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52" w:lineRule="auto"/>
        <w:jc w:val="center"/>
      </w:pPr>
      <w:r>
        <w:rPr>
          <w:rFonts w:ascii="Times New Roman" w:hAnsi="Times New Roman" w:eastAsia="Times New Roman"/>
          <w:b/>
          <w:sz w:val="28"/>
        </w:rPr>
        <w:t>ДОГОВОР № ____</w:t>
      </w:r>
    </w:p>
    <w:p>
      <w:pPr>
        <w:spacing w:after="160" w:line="252" w:lineRule="auto"/>
        <w:jc w:val="center"/>
      </w:pPr>
      <w:r>
        <w:rPr>
          <w:rFonts w:ascii="Times New Roman" w:hAnsi="Times New Roman" w:eastAsia="Times New Roman"/>
          <w:b/>
          <w:sz w:val="22"/>
        </w:rPr>
        <w:t>на выполнение работ по разработке сайта, административной панели, личного кабинета и backend-части</w:t>
      </w:r>
    </w:p>
    <w:tbl>
      <w:tblPr>
        <w:tblW w:type="auto" w:w="0"/>
        <w:jc w:val="center"/>
        <w:tblLayout w:type="autofit"/>
        <w:tblLook w:firstColumn="1" w:firstRow="1" w:lastColumn="0" w:lastRow="0" w:noHBand="0" w:noVBand="1" w:val="04A0"/>
      </w:tblPr>
      <w:tblGrid>
        <w:gridCol w:w="5156"/>
        <w:gridCol w:w="5156"/>
      </w:tblGrid>
      <w:tr>
        <w:tc>
          <w:tcPr>
            <w:tcW w:type="dxa" w:w="5156"/>
            <w:vAlign w:val="top"/>
          </w:tcPr>
          <w:p>
            <w:pPr>
              <w:jc w:val="left"/>
            </w:pPr>
            <w:r/>
            <w:r>
              <w:rPr>
                <w:rFonts w:ascii="Times New Roman" w:hAnsi="Times New Roman" w:eastAsia="Times New Roman"/>
                <w:b w:val="0"/>
                <w:sz w:val="20"/>
              </w:rPr>
              <w:t>г. ____________________</w:t>
            </w:r>
          </w:p>
        </w:tc>
        <w:tc>
          <w:tcPr>
            <w:tcW w:type="dxa" w:w="5156"/>
            <w:vAlign w:val="top"/>
          </w:tcPr>
          <w:p>
            <w:pPr>
              <w:jc w:val="right"/>
            </w:pPr>
            <w:r/>
            <w:r>
              <w:rPr>
                <w:rFonts w:ascii="Times New Roman" w:hAnsi="Times New Roman" w:eastAsia="Times New Roman"/>
                <w:b w:val="0"/>
                <w:sz w:val="20"/>
              </w:rPr>
              <w:t>«___» ____________ 20___ г.</w:t>
            </w:r>
          </w:p>
        </w:tc>
      </w:tr>
    </w:tbl>
    <w:p>
      <w:pPr>
        <w:spacing w:after="20" w:line="252" w:lineRule="auto"/>
      </w:pPr>
      <w:r>
        <w:rPr>
          <w:rFonts w:ascii="Times New Roman" w:hAnsi="Times New Roman" w:eastAsia="Times New Roman"/>
          <w:b w:val="0"/>
          <w:sz w:val="20"/>
        </w:rPr>
      </w:r>
    </w:p>
    <w:p>
      <w:pPr>
        <w:spacing w:after="60" w:line="252" w:lineRule="auto"/>
        <w:ind w:firstLine="397"/>
      </w:pPr>
      <w:r>
        <w:rPr>
          <w:rFonts w:ascii="Times New Roman" w:hAnsi="Times New Roman" w:eastAsia="Times New Roman"/>
          <w:b w:val="0"/>
          <w:sz w:val="19"/>
        </w:rPr>
        <w:t>______________________________________________, ОГРН ____________________, ИНН ____________________, КПП ____________________, адрес: ______________________________________________, в лице ______________________________________________, действующего на основании ____________________, именуемое в дальнейшем «Заказчик», с одной стороны, и гражданин РФ ______________________________________________, ИНН ____________________, зарегистрированный в качестве плательщика налога на профессиональный доход («самозанятый»), именуемый в дальнейшем «Исполнитель», с другой стороны, совместно именуемые «Стороны», заключили настоящий договор о нижеследующем.</w:t>
      </w:r>
    </w:p>
    <w:p>
      <w:pPr>
        <w:spacing w:after="80" w:line="252" w:lineRule="auto"/>
      </w:pPr>
      <w:r>
        <w:rPr>
          <w:rFonts w:ascii="Times New Roman" w:hAnsi="Times New Roman" w:eastAsia="Times New Roman"/>
          <w:b/>
          <w:sz w:val="22"/>
        </w:rPr>
        <w:t>1. Предмет договора</w:t>
      </w:r>
    </w:p>
    <w:p>
      <w:pPr>
        <w:spacing w:after="60" w:line="252" w:lineRule="auto"/>
      </w:pPr>
      <w:r>
        <w:rPr>
          <w:rFonts w:ascii="Times New Roman" w:hAnsi="Times New Roman" w:eastAsia="Times New Roman"/>
          <w:b w:val="0"/>
          <w:sz w:val="19"/>
        </w:rPr>
        <w:t>1.1. Исполнитель обязуется по заданию Заказчика выполнить работы и оказать сопутствующие услуги по проектированию, разработке и подготовке к запуску сайта, административной панели, личного кабинета, базы данных и backend-части проекта, а Заказчик обязуется принять результат и оплатить его в порядке, установленном договором.</w:t>
      </w:r>
    </w:p>
    <w:p>
      <w:pPr>
        <w:spacing w:after="60" w:line="252" w:lineRule="auto"/>
      </w:pPr>
      <w:r>
        <w:rPr>
          <w:rFonts w:ascii="Times New Roman" w:hAnsi="Times New Roman" w:eastAsia="Times New Roman"/>
          <w:b w:val="0"/>
          <w:sz w:val="19"/>
        </w:rPr>
        <w:t>1.2. Конкретный объём работ, выбранные этапы, стоимость и режим заказа определяются в Приложении №1 «Лист выбора объёма работ и стоимости», являющемся неотъемлемой частью договора.</w:t>
      </w:r>
    </w:p>
    <w:p>
      <w:pPr>
        <w:spacing w:after="60" w:line="252" w:lineRule="auto"/>
      </w:pPr>
      <w:r>
        <w:rPr>
          <w:rFonts w:ascii="Times New Roman" w:hAnsi="Times New Roman" w:eastAsia="Times New Roman"/>
          <w:b w:val="0"/>
          <w:sz w:val="19"/>
        </w:rPr>
        <w:t>1.3. Исполнитель не обязан выполнять работы, которые не отмечены Сторонами в Приложении №1, не включены в согласованное техническое задание или прямо не указаны в настоящем договоре.</w:t>
      </w:r>
    </w:p>
    <w:p>
      <w:pPr>
        <w:spacing w:after="60" w:line="252" w:lineRule="auto"/>
      </w:pPr>
      <w:r>
        <w:rPr>
          <w:rFonts w:ascii="Times New Roman" w:hAnsi="Times New Roman" w:eastAsia="Times New Roman"/>
          <w:b w:val="0"/>
          <w:sz w:val="19"/>
        </w:rPr>
        <w:t>1.4. Результатом работ являются исходные файлы, макеты, HTML/CSS/JS/React-код, backend-код, структура базы данных, настроенные формы, страницы и иные материалы, прямо предусмотренные выбранным объёмом работ.</w:t>
      </w:r>
    </w:p>
    <w:p>
      <w:pPr>
        <w:spacing w:after="80" w:line="252" w:lineRule="auto"/>
      </w:pPr>
      <w:r>
        <w:rPr>
          <w:rFonts w:ascii="Times New Roman" w:hAnsi="Times New Roman" w:eastAsia="Times New Roman"/>
          <w:b/>
          <w:sz w:val="22"/>
        </w:rPr>
        <w:t>2. Этапы работ и сроки</w:t>
      </w:r>
    </w:p>
    <w:p>
      <w:pPr>
        <w:spacing w:after="60" w:line="252" w:lineRule="auto"/>
      </w:pPr>
      <w:r>
        <w:rPr>
          <w:rFonts w:ascii="Times New Roman" w:hAnsi="Times New Roman" w:eastAsia="Times New Roman"/>
          <w:b w:val="0"/>
          <w:sz w:val="19"/>
        </w:rPr>
        <w:t>2.1. Работы могут выполняться по следующим этапам:</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vAlign w:val="top"/>
            <w:shd w:fill="D9D9D9"/>
          </w:tcPr>
          <w:p>
            <w:pPr>
              <w:jc w:val="left"/>
            </w:pPr>
            <w:r>
              <w:rPr>
                <w:sz w:val="17"/>
              </w:rPr>
            </w:r>
            <w:r>
              <w:rPr>
                <w:rFonts w:ascii="Times New Roman" w:hAnsi="Times New Roman" w:eastAsia="Times New Roman"/>
                <w:b/>
                <w:sz w:val="17"/>
              </w:rPr>
              <w:t>Этап</w:t>
            </w:r>
          </w:p>
        </w:tc>
        <w:tc>
          <w:tcPr>
            <w:tcW w:type="dxa" w:w="2578"/>
            <w:vAlign w:val="top"/>
            <w:shd w:fill="D9D9D9"/>
          </w:tcPr>
          <w:p>
            <w:pPr>
              <w:jc w:val="left"/>
            </w:pPr>
            <w:r>
              <w:rPr>
                <w:sz w:val="17"/>
              </w:rPr>
            </w:r>
            <w:r>
              <w:rPr>
                <w:rFonts w:ascii="Times New Roman" w:hAnsi="Times New Roman" w:eastAsia="Times New Roman"/>
                <w:b/>
                <w:sz w:val="17"/>
              </w:rPr>
              <w:t>Содержание</w:t>
            </w:r>
          </w:p>
        </w:tc>
        <w:tc>
          <w:tcPr>
            <w:tcW w:type="dxa" w:w="2578"/>
            <w:vAlign w:val="top"/>
            <w:shd w:fill="D9D9D9"/>
          </w:tcPr>
          <w:p>
            <w:pPr>
              <w:jc w:val="left"/>
            </w:pPr>
            <w:r>
              <w:rPr>
                <w:sz w:val="17"/>
              </w:rPr>
            </w:r>
            <w:r>
              <w:rPr>
                <w:rFonts w:ascii="Times New Roman" w:hAnsi="Times New Roman" w:eastAsia="Times New Roman"/>
                <w:b/>
                <w:sz w:val="17"/>
              </w:rPr>
              <w:t>Срок выполнения</w:t>
            </w:r>
          </w:p>
        </w:tc>
        <w:tc>
          <w:tcPr>
            <w:tcW w:type="dxa" w:w="2578"/>
            <w:vAlign w:val="top"/>
            <w:shd w:fill="D9D9D9"/>
          </w:tcPr>
          <w:p>
            <w:pPr>
              <w:jc w:val="left"/>
            </w:pPr>
            <w:r>
              <w:rPr>
                <w:sz w:val="17"/>
              </w:rPr>
            </w:r>
            <w:r>
              <w:rPr>
                <w:rFonts w:ascii="Times New Roman" w:hAnsi="Times New Roman" w:eastAsia="Times New Roman"/>
                <w:b/>
                <w:sz w:val="17"/>
              </w:rPr>
              <w:t>Результат</w:t>
            </w:r>
          </w:p>
        </w:tc>
      </w:tr>
      <w:tr>
        <w:tc>
          <w:tcPr>
            <w:tcW w:type="dxa" w:w="2578"/>
            <w:vAlign w:val="top"/>
          </w:tcPr>
          <w:p>
            <w:pPr>
              <w:jc w:val="left"/>
            </w:pPr>
            <w:r>
              <w:rPr>
                <w:sz w:val="17"/>
              </w:rPr>
            </w:r>
            <w:r>
              <w:rPr>
                <w:rFonts w:ascii="Times New Roman" w:hAnsi="Times New Roman" w:eastAsia="Times New Roman"/>
                <w:b w:val="0"/>
                <w:sz w:val="17"/>
              </w:rPr>
              <w:t>1</w:t>
            </w:r>
          </w:p>
        </w:tc>
        <w:tc>
          <w:tcPr>
            <w:tcW w:type="dxa" w:w="2578"/>
            <w:vAlign w:val="top"/>
          </w:tcPr>
          <w:p>
            <w:pPr>
              <w:jc w:val="left"/>
            </w:pPr>
            <w:r>
              <w:rPr>
                <w:sz w:val="17"/>
              </w:rPr>
            </w:r>
            <w:r>
              <w:rPr>
                <w:rFonts w:ascii="Times New Roman" w:hAnsi="Times New Roman" w:eastAsia="Times New Roman"/>
                <w:b w:val="0"/>
                <w:sz w:val="17"/>
              </w:rPr>
              <w:t>Лэндинг на React</w:t>
            </w:r>
          </w:p>
        </w:tc>
        <w:tc>
          <w:tcPr>
            <w:tcW w:type="dxa" w:w="2578"/>
            <w:vAlign w:val="top"/>
          </w:tcPr>
          <w:p>
            <w:r>
              <w:rPr>
                <w:sz w:val="17"/>
              </w:rPr>
              <w:t>1-3 недели</w:t>
              <w:br/>
              <w:t>с даты предоплаты и получения материалов</w:t>
            </w:r>
          </w:p>
        </w:tc>
        <w:tc>
          <w:tcPr>
            <w:tcW w:type="dxa" w:w="2578"/>
            <w:vAlign w:val="top"/>
          </w:tcPr>
          <w:p>
            <w:pPr>
              <w:jc w:val="left"/>
            </w:pPr>
            <w:r>
              <w:rPr>
                <w:sz w:val="17"/>
              </w:rPr>
            </w:r>
            <w:r>
              <w:rPr>
                <w:rFonts w:ascii="Times New Roman" w:hAnsi="Times New Roman" w:eastAsia="Times New Roman"/>
                <w:b w:val="0"/>
                <w:sz w:val="17"/>
              </w:rPr>
              <w:t>Публичный сайт, формы, адаптив, базовое юридическое оформление</w:t>
            </w:r>
          </w:p>
        </w:tc>
      </w:tr>
      <w:tr>
        <w:tc>
          <w:tcPr>
            <w:tcW w:type="dxa" w:w="2578"/>
            <w:vAlign w:val="top"/>
          </w:tcPr>
          <w:p>
            <w:pPr>
              <w:jc w:val="left"/>
            </w:pPr>
            <w:r>
              <w:rPr>
                <w:sz w:val="17"/>
              </w:rPr>
            </w:r>
            <w:r>
              <w:rPr>
                <w:rFonts w:ascii="Times New Roman" w:hAnsi="Times New Roman" w:eastAsia="Times New Roman"/>
                <w:b w:val="0"/>
                <w:sz w:val="17"/>
              </w:rPr>
              <w:t>2</w:t>
            </w:r>
          </w:p>
        </w:tc>
        <w:tc>
          <w:tcPr>
            <w:tcW w:type="dxa" w:w="2578"/>
            <w:vAlign w:val="top"/>
          </w:tcPr>
          <w:p>
            <w:pPr>
              <w:jc w:val="left"/>
            </w:pPr>
            <w:r>
              <w:rPr>
                <w:sz w:val="17"/>
              </w:rPr>
            </w:r>
            <w:r>
              <w:rPr>
                <w:rFonts w:ascii="Times New Roman" w:hAnsi="Times New Roman" w:eastAsia="Times New Roman"/>
                <w:b w:val="0"/>
                <w:sz w:val="17"/>
              </w:rPr>
              <w:t>Административная панель + личный кабинет</w:t>
            </w:r>
          </w:p>
        </w:tc>
        <w:tc>
          <w:tcPr>
            <w:tcW w:type="dxa" w:w="2578"/>
            <w:vAlign w:val="top"/>
          </w:tcPr>
          <w:p>
            <w:r>
              <w:rPr>
                <w:sz w:val="17"/>
              </w:rPr>
              <w:t>3-5 недель</w:t>
            </w:r>
          </w:p>
        </w:tc>
        <w:tc>
          <w:tcPr>
            <w:tcW w:type="dxa" w:w="2578"/>
            <w:vAlign w:val="top"/>
          </w:tcPr>
          <w:p>
            <w:pPr>
              <w:jc w:val="left"/>
            </w:pPr>
            <w:r>
              <w:rPr>
                <w:sz w:val="17"/>
              </w:rPr>
            </w:r>
            <w:r>
              <w:rPr>
                <w:rFonts w:ascii="Times New Roman" w:hAnsi="Times New Roman" w:eastAsia="Times New Roman"/>
                <w:b w:val="0"/>
                <w:sz w:val="17"/>
              </w:rPr>
              <w:t>Интерфейсы управления, разделы ЛК, сценарии работы с объектами и заявками</w:t>
            </w:r>
          </w:p>
        </w:tc>
      </w:tr>
      <w:tr>
        <w:tc>
          <w:tcPr>
            <w:tcW w:type="dxa" w:w="2578"/>
            <w:vAlign w:val="top"/>
          </w:tcPr>
          <w:p>
            <w:pPr>
              <w:jc w:val="left"/>
            </w:pPr>
            <w:r>
              <w:rPr>
                <w:sz w:val="17"/>
              </w:rPr>
            </w:r>
            <w:r>
              <w:rPr>
                <w:rFonts w:ascii="Times New Roman" w:hAnsi="Times New Roman" w:eastAsia="Times New Roman"/>
                <w:b w:val="0"/>
                <w:sz w:val="17"/>
              </w:rPr>
              <w:t>3</w:t>
            </w:r>
          </w:p>
        </w:tc>
        <w:tc>
          <w:tcPr>
            <w:tcW w:type="dxa" w:w="2578"/>
            <w:vAlign w:val="top"/>
          </w:tcPr>
          <w:p>
            <w:pPr>
              <w:jc w:val="left"/>
            </w:pPr>
            <w:r>
              <w:rPr>
                <w:sz w:val="17"/>
              </w:rPr>
            </w:r>
            <w:r>
              <w:rPr>
                <w:rFonts w:ascii="Times New Roman" w:hAnsi="Times New Roman" w:eastAsia="Times New Roman"/>
                <w:b w:val="0"/>
                <w:sz w:val="17"/>
              </w:rPr>
              <w:t>PostgreSQL + backend на Go</w:t>
            </w:r>
          </w:p>
        </w:tc>
        <w:tc>
          <w:tcPr>
            <w:tcW w:type="dxa" w:w="2578"/>
            <w:vAlign w:val="top"/>
          </w:tcPr>
          <w:p>
            <w:r>
              <w:rPr>
                <w:sz w:val="17"/>
              </w:rPr>
              <w:t>4-8 недель</w:t>
            </w:r>
          </w:p>
        </w:tc>
        <w:tc>
          <w:tcPr>
            <w:tcW w:type="dxa" w:w="2578"/>
            <w:vAlign w:val="top"/>
          </w:tcPr>
          <w:p>
            <w:pPr>
              <w:jc w:val="left"/>
            </w:pPr>
            <w:r>
              <w:rPr>
                <w:sz w:val="17"/>
              </w:rPr>
            </w:r>
            <w:r>
              <w:rPr>
                <w:rFonts w:ascii="Times New Roman" w:hAnsi="Times New Roman" w:eastAsia="Times New Roman"/>
                <w:b w:val="0"/>
                <w:sz w:val="17"/>
              </w:rPr>
              <w:t>База данных, API, авторизация, роли, подключение реальных данных</w:t>
            </w:r>
          </w:p>
        </w:tc>
      </w:tr>
    </w:tbl>
    <w:p>
      <w:pPr>
        <w:spacing w:after="60" w:line="252" w:lineRule="auto"/>
      </w:pPr>
      <w:r>
        <w:rPr>
          <w:sz w:val="21"/>
        </w:rPr>
        <w:t>2.2. Срок выполнения каждого этапа начинает течь с даты поступления предоплаты за соответствующий этап и получения от Заказчика всех необходимых материалов, доступов, текстов, реквизитов, комментариев и согласований. Срок выполнения Этапа 1 (лендинг) составляет 1-3 недели и напрямую зависит от своевременного предоставления материалов и внесения предоплаты Заказчиком.</w:t>
      </w:r>
    </w:p>
    <w:p>
      <w:pPr>
        <w:spacing w:after="60" w:line="252" w:lineRule="auto"/>
      </w:pPr>
      <w:r>
        <w:rPr>
          <w:rFonts w:ascii="Times New Roman" w:hAnsi="Times New Roman" w:eastAsia="Times New Roman"/>
          <w:b w:val="0"/>
          <w:sz w:val="19"/>
        </w:rPr>
        <w:t>2.3. Задержка предоставления материалов, согласований, доступов, ответов на вопросы Исполнителя, а также изменение задания Заказчиком продлевают сроки выполнения работ на соответствующий период задержки и/или на срок, необходимый для внесения изменений.</w:t>
      </w:r>
    </w:p>
    <w:p>
      <w:pPr>
        <w:spacing w:after="60" w:line="252" w:lineRule="auto"/>
      </w:pPr>
      <w:r>
        <w:rPr>
          <w:rFonts w:ascii="Times New Roman" w:hAnsi="Times New Roman" w:eastAsia="Times New Roman"/>
          <w:b w:val="0"/>
          <w:sz w:val="19"/>
        </w:rPr>
        <w:t xml:space="preserve">2.4. Сроки</w:t>
      </w:r>
      <w:del w:id="100" w:author="Claude" w:date="2026-05-22T00:00:00Z">
        <w:r>
          <w:rPr>
            <w:rFonts w:ascii="Times New Roman" w:hAnsi="Times New Roman" w:eastAsia="Times New Roman"/>
            <w:b w:val="0"/>
            <w:sz w:val="19"/>
          </w:rPr>
          <w:delText xml:space="preserve"> являются ориентировочными рабочими сроками для согласованного объёма работ.</w:delText>
        </w:r>
      </w:del>
      <w:ins w:id="101" w:author="Claude" w:date="2026-05-22T00:00:00Z">
        <w:r>
          <w:rPr>
            <w:rFonts w:ascii="Times New Roman" w:hAnsi="Times New Roman" w:eastAsia="Times New Roman"/>
            <w:b w:val="0"/>
            <w:sz w:val="19"/>
          </w:rPr>
          <w:t xml:space="preserve">, указанные в п. 2.1 настоящего договора и Приложении №1, являются обязательными для Сторон и исчисляются с даты получения Исполнителем предоплаты за соответствующий этап и всех необходимых материалов, текстов, реквизитов, доступов и согласований от Заказчика. При задержке предоставления материалов, доступов или согласований Заказчиком более чем на 20 (двадцать) рабочих дней с даты письменного запроса Исполнителя по согласованным каналам связи Исполнитель вправе перенести сроки соразмерно задержке либо в одностороннем внесудебном порядке отказаться от договора, направив Заказчику уведомление не менее чем за 10 (десять) календарных дней. При таком отказе полученная Исполнителем предоплата зачитывается в счёт оплаты фактически выполненных работ и возмещения понесённых расходов.</w:t>
        </w:r>
      </w:ins>
      <w:r>
        <w:rPr>
          <w:rFonts w:ascii="Times New Roman" w:hAnsi="Times New Roman" w:eastAsia="Times New Roman"/>
          <w:b w:val="0"/>
          <w:sz w:val="19"/>
        </w:rPr>
        <w:t xml:space="preserve"> Дополнительные работы, изменения структуры, новые функции, новые разделы, интеграции и переработка утверждённых решений оформляются отдельным соглашением или заявкой.</w:t>
      </w:r>
    </w:p>
    <w:p>
      <w:pPr>
        <w:spacing w:after="80" w:line="252" w:lineRule="auto"/>
      </w:pPr>
      <w:r>
        <w:rPr>
          <w:rFonts w:ascii="Times New Roman" w:hAnsi="Times New Roman" w:eastAsia="Times New Roman"/>
          <w:b/>
          <w:sz w:val="22"/>
        </w:rPr>
        <w:t>3. Стоимость и порядок оплаты</w:t>
      </w:r>
    </w:p>
    <w:p>
      <w:pPr>
        <w:spacing w:after="60" w:line="252" w:lineRule="auto"/>
      </w:pPr>
      <w:r>
        <w:rPr>
          <w:rFonts w:ascii="Times New Roman" w:hAnsi="Times New Roman" w:eastAsia="Times New Roman"/>
          <w:b w:val="0"/>
          <w:sz w:val="19"/>
        </w:rPr>
        <w:t>3.1. Стоимость договора определяется выбранными позициями в Приложении №1. Итоговая сумма вписывается Сторонами в Приложении №1 цифрами и прописью.</w:t>
      </w:r>
    </w:p>
    <w:p>
      <w:pPr>
        <w:spacing w:after="60" w:line="252" w:lineRule="auto"/>
      </w:pPr>
      <w:r>
        <w:rPr>
          <w:rFonts w:ascii="Times New Roman" w:hAnsi="Times New Roman" w:eastAsia="Times New Roman"/>
          <w:b w:val="0"/>
          <w:sz w:val="19"/>
        </w:rPr>
        <w:t>3.2. Если Стороны выбирают полный базовый проект, стоимость составляет 380 000 (триста восемьдесят тысяч) рублей. Если дополнительно выбран расширенный backend в составе полного проекта, итоговая стоимость составляет 420 000 (четыреста двадцать тысяч) рублей.</w:t>
      </w:r>
    </w:p>
    <w:p>
      <w:pPr>
        <w:spacing w:after="60" w:line="252" w:lineRule="auto"/>
      </w:pPr>
      <w:r>
        <w:rPr>
          <w:rFonts w:ascii="Times New Roman" w:hAnsi="Times New Roman" w:eastAsia="Times New Roman"/>
          <w:b w:val="0"/>
          <w:sz w:val="19"/>
        </w:rPr>
        <w:t>3.3. Если работы выбираются по отдельности, применяется отдельная стоимость соответствующих этапов согласно Приложению №1. В этом случае Заказчик может выбрать только Этап 1, Этапы 1+2 либо любой иной объём, технически согласованный Сторонами.</w:t>
      </w:r>
    </w:p>
    <w:p>
      <w:pPr>
        <w:spacing w:after="60" w:line="252" w:lineRule="auto"/>
      </w:pPr>
      <w:r>
        <w:rPr>
          <w:rFonts w:ascii="Times New Roman" w:hAnsi="Times New Roman" w:eastAsia="Times New Roman"/>
          <w:b w:val="0"/>
          <w:sz w:val="19"/>
        </w:rPr>
        <w:t>3.4. Оплата каждого выбранного этапа производится по схеме 50/50: 50% стоимости этапа — предоплата до начала этапа; 50% стоимости этапа — после передачи результата этапа и до передачи итоговых исходных материалов/публикации результата в production-среде, если иное не согласовано письменно.</w:t>
      </w:r>
    </w:p>
    <w:p>
      <w:pPr>
        <w:spacing w:after="60" w:line="252" w:lineRule="auto"/>
      </w:pPr>
      <w:r>
        <w:rPr>
          <w:rFonts w:ascii="Times New Roman" w:hAnsi="Times New Roman" w:eastAsia="Times New Roman"/>
          <w:b w:val="0"/>
          <w:sz w:val="19"/>
        </w:rPr>
        <w:t>3.5. Оплата производится безналичным переводом на реквизиты Исполнителя. Исполнитель формирует и передаёт Заказчику чек в приложении или веб-кабинете «Мой налог» на сумму полученного платежа.</w:t>
      </w:r>
    </w:p>
    <w:p>
      <w:pPr>
        <w:spacing w:after="60" w:line="252" w:lineRule="auto"/>
      </w:pPr>
      <w:r>
        <w:rPr>
          <w:rFonts w:ascii="Times New Roman" w:hAnsi="Times New Roman" w:eastAsia="Times New Roman"/>
          <w:b w:val="0"/>
          <w:sz w:val="19"/>
        </w:rPr>
        <w:t>3.6. Обязанность Заказчика по оплате считается исполненной с даты поступления денежных средств на счёт/карту Исполнителя.</w:t>
      </w:r>
    </w:p>
    <w:p>
      <w:pPr>
        <w:spacing w:after="80" w:line="252" w:lineRule="auto"/>
      </w:pPr>
      <w:r>
        <w:rPr>
          <w:rFonts w:ascii="Times New Roman" w:hAnsi="Times New Roman" w:eastAsia="Times New Roman"/>
          <w:b/>
          <w:sz w:val="22"/>
        </w:rPr>
        <w:t>4. Порядок сдачи и приёмки</w:t>
      </w:r>
    </w:p>
    <w:p>
      <w:pPr>
        <w:spacing w:after="60" w:line="252" w:lineRule="auto"/>
      </w:pPr>
      <w:r>
        <w:rPr>
          <w:rFonts w:ascii="Times New Roman" w:hAnsi="Times New Roman" w:eastAsia="Times New Roman"/>
          <w:b w:val="0"/>
          <w:sz w:val="19"/>
        </w:rPr>
        <w:t xml:space="preserve">4.1. По завершении этапа Исполнитель направляет Заказчику результат работ, ссылку на тестовую/рабочую версию либо иное подтверждение готовности этапа.</w:t>
      </w:r>
      <w:ins w:id="102" w:author="Claude" w:date="2026-05-22T00:00:00Z">
        <w:r>
          <w:rPr>
            <w:rFonts w:ascii="Times New Roman" w:hAnsi="Times New Roman" w:eastAsia="Times New Roman"/>
            <w:b w:val="0"/>
            <w:sz w:val="19"/>
          </w:rPr>
          <w:t xml:space="preserve"> Моментом передачи результата этапа считается дата направления Исполнителем Заказчику соответствующего уведомления (ссылки, файла либо сообщения о готовности этапа) по согласованным каналам связи. С указанной даты начинает течь срок приёмки, установленный п. 4.2 настоящего договора, и срок оплаты оставшихся 50% стоимости этапа в порядке, установленном п. 3.4.</w:t>
        </w:r>
      </w:ins>
    </w:p>
    <w:p>
      <w:pPr>
        <w:spacing w:after="60" w:line="252" w:lineRule="auto"/>
      </w:pPr>
      <w:r>
        <w:rPr>
          <w:rFonts w:ascii="Times New Roman" w:hAnsi="Times New Roman" w:eastAsia="Times New Roman"/>
          <w:b w:val="0"/>
          <w:sz w:val="19"/>
        </w:rPr>
        <w:t>4.2. Заказчик обязан в течение 5 (пяти) рабочих дней принять результат либо направить мотивированный письменный перечень недостатков, относящихся именно к согласованному объёму работ.</w:t>
      </w:r>
    </w:p>
    <w:p>
      <w:pPr>
        <w:spacing w:after="60" w:line="252" w:lineRule="auto"/>
      </w:pPr>
      <w:r>
        <w:rPr>
          <w:rFonts w:ascii="Times New Roman" w:hAnsi="Times New Roman" w:eastAsia="Times New Roman"/>
          <w:b w:val="0"/>
          <w:sz w:val="19"/>
        </w:rPr>
        <w:t>4.3. Если в указанный срок Заказчик не подписал акт и не направил мотивированный отказ с перечнем конкретных недостатков, результат соответствующего этапа считается принятым без замечаний, а этап подлежит оплате в полном объёме.</w:t>
      </w:r>
    </w:p>
    <w:p>
      <w:pPr>
        <w:spacing w:after="60" w:line="252" w:lineRule="auto"/>
      </w:pPr>
      <w:r>
        <w:rPr>
          <w:rFonts w:ascii="Times New Roman" w:hAnsi="Times New Roman" w:eastAsia="Times New Roman"/>
          <w:b w:val="0"/>
          <w:sz w:val="19"/>
        </w:rPr>
        <w:t>4.4. Замечания, связанные с изменением вкусовых предпочтений, новым видением дизайна, добавлением функциональности, изменением структуры, новыми разделами или переработкой утверждённых решений, не являются недостатками и оформляются как дополнительные работы.</w:t>
      </w:r>
    </w:p>
    <w:p>
      <w:pPr>
        <w:spacing w:after="60" w:line="252" w:lineRule="auto"/>
      </w:pPr>
      <w:r>
        <w:rPr>
          <w:rFonts w:ascii="Times New Roman" w:hAnsi="Times New Roman" w:eastAsia="Times New Roman"/>
          <w:b w:val="0"/>
          <w:sz w:val="19"/>
        </w:rPr>
        <w:t>4.5. Стороны могут подписывать акт сдачи-приёмки на бумаге, обмениваться скан-копиями, подписывать документы электронной подписью либо подтверждать приёмку по электронной почте/мессенджеру, если такие каналы использовались в ходе проекта.</w:t>
      </w:r>
    </w:p>
    <w:p>
      <w:pPr>
        <w:spacing w:after="80" w:line="252" w:lineRule="auto"/>
      </w:pPr>
      <w:r>
        <w:rPr>
          <w:rFonts w:ascii="Times New Roman" w:hAnsi="Times New Roman" w:eastAsia="Times New Roman"/>
          <w:b/>
          <w:sz w:val="22"/>
        </w:rPr>
        <w:t>5. Обязанности Заказчика</w:t>
      </w:r>
    </w:p>
    <w:p>
      <w:pPr>
        <w:spacing w:after="40" w:line="252" w:lineRule="auto"/>
        <w:ind w:left="255" w:hanging="142"/>
      </w:pPr>
      <w:r>
        <w:rPr>
          <w:rFonts w:ascii="Times New Roman" w:hAnsi="Times New Roman" w:eastAsia="Times New Roman"/>
          <w:b w:val="0"/>
          <w:sz w:val="19"/>
        </w:rPr>
        <w:t xml:space="preserve">• </w:t>
      </w:r>
      <w:del w:id="103" w:author="Claude" w:date="2026-05-22T00:00:00Z">
        <w:r>
          <w:rPr>
            <w:rFonts w:ascii="Times New Roman" w:hAnsi="Times New Roman" w:eastAsia="Times New Roman"/>
            <w:b w:val="0"/>
            <w:sz w:val="19"/>
          </w:rPr>
          <w:delText xml:space="preserve">своевременно предоставлять материалы, тексты, изображения, реквизиты, юридическую информацию, доступы к домену, хостингу, почте, сервисам аналитики и иным необходимым системам;</w:delText>
        </w:r>
      </w:del>
      <w:ins w:id="104" w:author="Claude" w:date="2026-05-22T00:00:00Z">
        <w:r>
          <w:rPr>
            <w:rFonts w:ascii="Times New Roman" w:hAnsi="Times New Roman" w:eastAsia="Times New Roman"/>
            <w:b w:val="0"/>
            <w:sz w:val="19"/>
          </w:rPr>
          <w:t xml:space="preserve">предоставлять материалы, тексты, изображения, реквизиты, юридическую информацию, доступы к домену, хостингу, почте, сервисам аналитики и иным необходимым системам в течение 5 (пяти) рабочих дней с даты письменного запроса Исполнителя по согласованным каналам связи;</w:t>
        </w:r>
      </w:ins>
    </w:p>
    <w:p>
      <w:pPr>
        <w:spacing w:after="40" w:line="252" w:lineRule="auto"/>
        <w:ind w:left="255" w:hanging="142"/>
      </w:pPr>
      <w:r>
        <w:rPr>
          <w:rFonts w:ascii="Times New Roman" w:hAnsi="Times New Roman" w:eastAsia="Times New Roman"/>
          <w:b w:val="0"/>
          <w:sz w:val="19"/>
        </w:rPr>
        <w:t>• проверять и согласовывать промежуточные результаты в разумные сроки;</w:t>
      </w:r>
    </w:p>
    <w:p>
      <w:pPr>
        <w:spacing w:after="40" w:line="252" w:lineRule="auto"/>
        <w:ind w:left="255" w:hanging="142"/>
      </w:pPr>
      <w:r>
        <w:rPr>
          <w:rFonts w:ascii="Times New Roman" w:hAnsi="Times New Roman" w:eastAsia="Times New Roman"/>
          <w:b w:val="0"/>
          <w:sz w:val="19"/>
        </w:rPr>
        <w:t>• назначить ответственное лицо для коммуникации с Исполнителем;</w:t>
      </w:r>
    </w:p>
    <w:p>
      <w:pPr>
        <w:spacing w:after="40" w:line="252" w:lineRule="auto"/>
        <w:ind w:left="255" w:hanging="142"/>
      </w:pPr>
      <w:r>
        <w:rPr>
          <w:rFonts w:ascii="Times New Roman" w:hAnsi="Times New Roman" w:eastAsia="Times New Roman"/>
          <w:b w:val="0"/>
          <w:sz w:val="19"/>
        </w:rPr>
        <w:t>• не требовать выполнения работ, не входящих в выбранный объём и не оплаченных по договору;</w:t>
      </w:r>
    </w:p>
    <w:p>
      <w:pPr>
        <w:spacing w:after="40" w:line="252" w:lineRule="auto"/>
        <w:ind w:left="255" w:hanging="142"/>
      </w:pPr>
      <w:r>
        <w:rPr>
          <w:rFonts w:ascii="Times New Roman" w:hAnsi="Times New Roman" w:eastAsia="Times New Roman"/>
          <w:b w:val="0"/>
          <w:sz w:val="19"/>
        </w:rPr>
        <w:t>• самостоятельно обеспечивать достоверность переданных текстов, изображений, товарных знаков, реквизитов, юридических формулировок и иной информации.</w:t>
      </w:r>
    </w:p>
    <w:p>
      <w:pPr>
        <w:spacing w:after="80" w:line="252" w:lineRule="auto"/>
      </w:pPr>
      <w:r>
        <w:rPr>
          <w:rFonts w:ascii="Times New Roman" w:hAnsi="Times New Roman" w:eastAsia="Times New Roman"/>
          <w:b/>
          <w:sz w:val="22"/>
        </w:rPr>
        <w:t>6. Обязанности Исполнителя</w:t>
      </w:r>
    </w:p>
    <w:p>
      <w:pPr>
        <w:spacing w:after="40" w:line="252" w:lineRule="auto"/>
        <w:ind w:left="255" w:hanging="142"/>
      </w:pPr>
      <w:r>
        <w:rPr>
          <w:rFonts w:ascii="Times New Roman" w:hAnsi="Times New Roman" w:eastAsia="Times New Roman"/>
          <w:b w:val="0"/>
          <w:sz w:val="19"/>
        </w:rPr>
        <w:t>• выполнить выбранные работы добросовестно и в соответствии с согласованным объёмом;</w:t>
      </w:r>
    </w:p>
    <w:p>
      <w:pPr>
        <w:spacing w:after="40" w:line="252" w:lineRule="auto"/>
        <w:ind w:left="255" w:hanging="142"/>
      </w:pPr>
      <w:r>
        <w:rPr>
          <w:rFonts w:ascii="Times New Roman" w:hAnsi="Times New Roman" w:eastAsia="Times New Roman"/>
          <w:b w:val="0"/>
          <w:sz w:val="19"/>
        </w:rPr>
        <w:t>• информировать Заказчика о существенных вопросах, влияющих на сроки и результат;</w:t>
      </w:r>
    </w:p>
    <w:p>
      <w:pPr>
        <w:spacing w:after="40" w:line="252" w:lineRule="auto"/>
        <w:ind w:left="255" w:hanging="142"/>
      </w:pPr>
      <w:r>
        <w:rPr>
          <w:rFonts w:ascii="Times New Roman" w:hAnsi="Times New Roman" w:eastAsia="Times New Roman"/>
          <w:b w:val="0"/>
          <w:sz w:val="19"/>
        </w:rPr>
        <w:t>• не передавать третьим лицам конфиденциальные данные Заказчика, полученные в ходе выполнения договора, за исключением случаев, необходимых для исполнения договора или предусмотренных законом;</w:t>
      </w:r>
    </w:p>
    <w:p>
      <w:pPr>
        <w:spacing w:after="40" w:line="252" w:lineRule="auto"/>
        <w:ind w:left="255" w:hanging="142"/>
      </w:pPr>
      <w:r>
        <w:rPr>
          <w:rFonts w:ascii="Times New Roman" w:hAnsi="Times New Roman" w:eastAsia="Times New Roman"/>
          <w:b w:val="0"/>
          <w:sz w:val="19"/>
        </w:rPr>
        <w:t>• передать результат работ после оплаты соответствующего этапа в объёме, предусмотренном договором.</w:t>
      </w:r>
    </w:p>
    <w:p>
      <w:pPr>
        <w:spacing w:after="80" w:line="252" w:lineRule="auto"/>
      </w:pPr>
      <w:r>
        <w:rPr>
          <w:rFonts w:ascii="Times New Roman" w:hAnsi="Times New Roman" w:eastAsia="Times New Roman"/>
          <w:b/>
          <w:sz w:val="22"/>
        </w:rPr>
        <w:t>7. Изменения, дополнительные работы и защита объёма</w:t>
      </w:r>
    </w:p>
    <w:p>
      <w:pPr>
        <w:spacing w:after="60" w:line="252" w:lineRule="auto"/>
      </w:pPr>
      <w:r>
        <w:rPr>
          <w:rFonts w:ascii="Times New Roman" w:hAnsi="Times New Roman" w:eastAsia="Times New Roman"/>
          <w:b w:val="0"/>
          <w:sz w:val="19"/>
        </w:rPr>
        <w:t>7.1. В стоимость договора включены только работы, прямо предусмотренные выбранными позициями Приложения №1 и согласованным техническим заданием.</w:t>
      </w:r>
    </w:p>
    <w:p>
      <w:pPr>
        <w:spacing w:after="60" w:line="252" w:lineRule="auto"/>
      </w:pPr>
      <w:r>
        <w:rPr>
          <w:rFonts w:ascii="Times New Roman" w:hAnsi="Times New Roman" w:eastAsia="Times New Roman"/>
          <w:b w:val="0"/>
          <w:sz w:val="19"/>
        </w:rPr>
        <w:t>7.2. Дополнительными работами считаются, в частности: новые страницы и разделы, новые роли пользователей, новые интеграции, сложная отчётность, переработка утверждённого дизайна, перенос на иной стек, подключение сторонних сервисов, изменения логики после согласования, подготовка новых текстов и материалов сверх согласованного объёма.</w:t>
      </w:r>
    </w:p>
    <w:p>
      <w:pPr>
        <w:spacing w:after="60" w:line="252" w:lineRule="auto"/>
      </w:pPr>
      <w:r>
        <w:rPr>
          <w:rFonts w:ascii="Times New Roman" w:hAnsi="Times New Roman" w:eastAsia="Times New Roman"/>
          <w:b w:val="0"/>
          <w:sz w:val="19"/>
        </w:rPr>
        <w:t>7.3. Дополнительные работы выполняются только после согласования стоимости и сроков. При отсутствии такого согласования Исполнитель вправе не приступать к дополнительным работам.</w:t>
      </w:r>
    </w:p>
    <w:p>
      <w:pPr>
        <w:spacing w:after="60" w:line="252" w:lineRule="auto"/>
      </w:pPr>
      <w:r>
        <w:rPr>
          <w:rFonts w:ascii="Times New Roman" w:hAnsi="Times New Roman" w:eastAsia="Times New Roman"/>
          <w:b w:val="0"/>
          <w:sz w:val="19"/>
        </w:rPr>
        <w:t>7.4. Расширенный backend при выборе в составе полного проекта стоит 40 000 (сорок тысяч) рублей. При отдельном заказе после подписания договора либо после сдачи базового backend стоимость расширенного backend составляет 50 000 (пятьдесят тысяч) рублей, если Стороны письменно не согласовали иное.</w:t>
      </w:r>
    </w:p>
    <w:p>
      <w:pPr>
        <w:spacing w:after="80" w:line="252" w:lineRule="auto"/>
      </w:pPr>
      <w:r>
        <w:rPr>
          <w:rFonts w:ascii="Times New Roman" w:hAnsi="Times New Roman" w:eastAsia="Times New Roman"/>
          <w:b/>
          <w:sz w:val="22"/>
        </w:rPr>
        <w:t>8. Гарантия</w:t>
      </w:r>
    </w:p>
    <w:p>
      <w:pPr>
        <w:spacing w:after="60" w:line="252" w:lineRule="auto"/>
      </w:pPr>
      <w:r>
        <w:rPr>
          <w:rFonts w:ascii="Times New Roman" w:hAnsi="Times New Roman" w:eastAsia="Times New Roman"/>
          <w:b w:val="0"/>
          <w:sz w:val="19"/>
        </w:rPr>
        <w:t>8.1. Исполнитель предоставляет гарантию 3 (три) месяца на результат каждого оплаченного и принятого этапа.</w:t>
      </w:r>
    </w:p>
    <w:p>
      <w:pPr>
        <w:spacing w:after="60" w:line="252" w:lineRule="auto"/>
      </w:pPr>
      <w:r>
        <w:rPr>
          <w:rFonts w:ascii="Times New Roman" w:hAnsi="Times New Roman" w:eastAsia="Times New Roman"/>
          <w:b w:val="0"/>
          <w:sz w:val="19"/>
        </w:rPr>
        <w:t>8.2. В гарантию входят исправление ошибок, багов, некорректной работы реализованных форм, проблем с отображением реализованных блоков, ошибок авторизации и доступа, а также проблем с серверной настройкой, если они возникли по вине Исполнителя в рамках выполненных работ.</w:t>
      </w:r>
    </w:p>
    <w:p>
      <w:pPr>
        <w:spacing w:after="60" w:line="252" w:lineRule="auto"/>
      </w:pPr>
      <w:r>
        <w:rPr>
          <w:rFonts w:ascii="Times New Roman" w:hAnsi="Times New Roman" w:eastAsia="Times New Roman"/>
          <w:b w:val="0"/>
          <w:sz w:val="19"/>
        </w:rPr>
        <w:t>8.3. В гарантию не входят: новые функции, дополнительные разделы, изменение дизайна после утверждения, изменение структуры, наполнение новым контентом, ошибки, вызванные действиями Заказчика или третьих лиц, изменением тарифов/правил сторонних сервисов, сбоями провайдеров, хостинга, домена, почтовых сервисов, API и иных внешних систем.</w:t>
      </w:r>
    </w:p>
    <w:p>
      <w:pPr>
        <w:spacing w:after="60" w:line="252" w:lineRule="auto"/>
      </w:pPr>
      <w:r>
        <w:rPr>
          <w:rFonts w:ascii="Times New Roman" w:hAnsi="Times New Roman" w:eastAsia="Times New Roman"/>
          <w:b w:val="0"/>
          <w:sz w:val="19"/>
        </w:rPr>
        <w:t>8.4. Гарантийные работы выполняются в разумный срок с учётом характера ошибки и доступности необходимых доступов.</w:t>
      </w:r>
    </w:p>
    <w:p>
      <w:pPr>
        <w:spacing w:after="60" w:line="252" w:lineRule="auto"/>
        <w:rPr>
          <w:ins w:id="125" w:author="Claude" w:date="2026-05-22T00:00:00Z"/>
        </w:rPr>
      </w:pPr>
      <w:ins w:id="126" w:author="Claude" w:date="2026-05-22T00:00:00Z">
        <w:r>
          <w:rPr>
            <w:rFonts w:ascii="Times New Roman" w:hAnsi="Times New Roman" w:eastAsia="Times New Roman"/>
            <w:b w:val="0"/>
            <w:sz w:val="19"/>
          </w:rPr>
          <w:t xml:space="preserve">8.5. Требования, связанные с недостатками результата работ, могут быть предъявлены Заказчиком только в пределах установленного п. 8.1 гарантийного срока (3 месяца). По истечении гарантийного срока требования по недостаткам не принимаются. Стороны согласовали указанный срок в порядке п. 1 ст. 722 и п. 5 ст. 724 ГК РФ.</w:t>
        </w:r>
      </w:ins>
    </w:p>
    <w:p>
      <w:pPr>
        <w:spacing w:after="80" w:line="252" w:lineRule="auto"/>
      </w:pPr>
      <w:r>
        <w:rPr>
          <w:rFonts w:ascii="Times New Roman" w:hAnsi="Times New Roman" w:eastAsia="Times New Roman"/>
          <w:b/>
          <w:sz w:val="22"/>
        </w:rPr>
        <w:t>9. Права на результат и исходные материалы</w:t>
      </w:r>
    </w:p>
    <w:p>
      <w:pPr>
        <w:spacing w:after="60" w:line="252" w:lineRule="auto"/>
      </w:pPr>
      <w:r>
        <w:rPr>
          <w:rFonts w:ascii="Times New Roman" w:hAnsi="Times New Roman" w:eastAsia="Times New Roman"/>
          <w:b w:val="0"/>
          <w:sz w:val="19"/>
        </w:rPr>
        <w:t>9.1. Исключительные права на результат работ, созданный Исполнителем специально для Заказчика в рамках договора, переходят к Заказчику после полной оплаты соответствующего результата.</w:t>
      </w:r>
    </w:p>
    <w:p>
      <w:pPr>
        <w:spacing w:after="60" w:line="252" w:lineRule="auto"/>
      </w:pPr>
      <w:r>
        <w:rPr>
          <w:rFonts w:ascii="Times New Roman" w:hAnsi="Times New Roman" w:eastAsia="Times New Roman"/>
          <w:b w:val="0"/>
          <w:sz w:val="19"/>
        </w:rPr>
        <w:t>9.2. До полной оплаты результата Исполнитель вправе удерживать исходные файлы, доступы, публикацию в production-среде и/или передачу исключительных прав.</w:t>
      </w:r>
    </w:p>
    <w:p>
      <w:pPr>
        <w:spacing w:after="60" w:line="252" w:lineRule="auto"/>
      </w:pPr>
      <w:r>
        <w:rPr>
          <w:rFonts w:ascii="Times New Roman" w:hAnsi="Times New Roman" w:eastAsia="Times New Roman"/>
          <w:b w:val="0"/>
          <w:sz w:val="19"/>
        </w:rPr>
        <w:t>9.3. Исполнитель сохраняет право использовать общие наработки, шаблоны, технические решения, подходы, компоненты, библиотеки, идеи и опыт, не содержащие конфиденциальную информацию Заказчика.</w:t>
      </w:r>
    </w:p>
    <w:p>
      <w:pPr>
        <w:spacing w:after="60" w:line="252" w:lineRule="auto"/>
      </w:pPr>
      <w:r>
        <w:rPr>
          <w:rFonts w:ascii="Times New Roman" w:hAnsi="Times New Roman" w:eastAsia="Times New Roman"/>
          <w:b w:val="0"/>
          <w:sz w:val="19"/>
        </w:rPr>
        <w:t>9.4. Заказчик гарантирует наличие прав на материалы, передаваемые Исполнителю, включая тексты, фотографии, логотипы, товарные знаки, документы, данные объектов, юридические формулировки и иные материалы.</w:t>
      </w:r>
    </w:p>
    <w:p>
      <w:pPr>
        <w:spacing w:after="80" w:line="252" w:lineRule="auto"/>
      </w:pPr>
      <w:r>
        <w:rPr>
          <w:rFonts w:ascii="Times New Roman" w:hAnsi="Times New Roman" w:eastAsia="Times New Roman"/>
          <w:b/>
          <w:sz w:val="22"/>
        </w:rPr>
        <w:t>10. Безопасность, юридическое оформление и ограничения ответственности</w:t>
      </w:r>
    </w:p>
    <w:p>
      <w:pPr>
        <w:spacing w:after="60" w:line="252" w:lineRule="auto"/>
      </w:pPr>
      <w:r>
        <w:rPr>
          <w:rFonts w:ascii="Times New Roman" w:hAnsi="Times New Roman" w:eastAsia="Times New Roman"/>
          <w:b w:val="0"/>
          <w:sz w:val="19"/>
        </w:rPr>
        <w:t>10.1. Исполнитель предусматривает базовые технические меры безопасности в рамках выбранного объёма: защиту административных разделов, авторизацию, роли доступа, валидацию форм, подготовку к резервному копированию и разделение публичной части сайта и backend-части, если это предусмотрено выбранной архитектурой.</w:t>
      </w:r>
    </w:p>
    <w:p>
      <w:pPr>
        <w:spacing w:after="60" w:line="252" w:lineRule="auto"/>
      </w:pPr>
      <w:r>
        <w:rPr>
          <w:rFonts w:ascii="Times New Roman" w:hAnsi="Times New Roman" w:eastAsia="Times New Roman"/>
          <w:b w:val="0"/>
          <w:sz w:val="19"/>
        </w:rPr>
        <w:t>10.2. В публичной части сайта предусматриваются элементы юридически грамотного оформления: юридический футер, политика конфиденциальности, согласие на обработку персональных данных, чекбоксы согласия в формах и ссылки на правовые документы, если соответствующие тексты и реквизиты предоставлены Заказчиком.</w:t>
      </w:r>
    </w:p>
    <w:p>
      <w:pPr>
        <w:spacing w:after="60" w:line="252" w:lineRule="auto"/>
      </w:pPr>
      <w:r>
        <w:rPr>
          <w:rFonts w:ascii="Times New Roman" w:hAnsi="Times New Roman" w:eastAsia="Times New Roman"/>
          <w:b w:val="0"/>
          <w:sz w:val="19"/>
        </w:rPr>
        <w:t>10.3. Исполнитель не является юридическим консультантом Заказчика. Финальная юридическая экспертиза текстов политики, согласий, оферт, пользовательских соглашений и иных правовых документов осуществляется Заказчиком самостоятельно или с привлечением юриста.</w:t>
      </w:r>
    </w:p>
    <w:p>
      <w:pPr>
        <w:spacing w:after="60" w:line="252" w:lineRule="auto"/>
      </w:pPr>
      <w:r>
        <w:rPr>
          <w:rFonts w:ascii="Times New Roman" w:hAnsi="Times New Roman" w:eastAsia="Times New Roman"/>
          <w:b w:val="0"/>
          <w:sz w:val="19"/>
        </w:rPr>
        <w:t>10.4. Исполнитель не несёт ответственности за последствия использования Заказчиком недостоверных данных, незаконных материалов, чужих изображений, некорректных правовых текстов, а также за решения государственных органов, банков, провайдеров, регистраторов доменов и владельцев сторонних сервисов.</w:t>
      </w:r>
    </w:p>
    <w:p>
      <w:pPr>
        <w:spacing w:after="60" w:line="252" w:lineRule="auto"/>
        <w:rPr>
          <w:ins w:id="105" w:author="Claude" w:date="2026-05-22T00:00:00Z"/>
        </w:rPr>
      </w:pPr>
      <w:ins w:id="106" w:author="Claude" w:date="2026-05-22T00:00:00Z">
        <w:r>
          <w:rPr>
            <w:rFonts w:ascii="Times New Roman" w:hAnsi="Times New Roman" w:eastAsia="Times New Roman"/>
            <w:b w:val="0"/>
            <w:sz w:val="19"/>
          </w:rPr>
          <w:t xml:space="preserve">10.5. Заказчик является оператором персональных данных пользователей сайта и платформы в смысле Федерального закона от 27.07.2006 № 152-ФЗ «О персональных данных». На этапе разработки Исполнитель не имеет доступа к реальным персональным данным пользователей; для целей тестирования используются обезличенные или тестовые данные. Исполнитель обязуется не сохранять, не передавать третьим лицам и удалять любые персональные данные, случайно ставшие ему известными в ходе разработки, в разумный срок после завершения соответствующих работ.</w:t>
        </w:r>
      </w:ins>
    </w:p>
    <w:p>
      <w:pPr>
        <w:spacing w:after="60" w:line="252" w:lineRule="auto"/>
        <w:rPr>
          <w:ins w:id="107" w:author="Claude" w:date="2026-05-22T00:00:00Z"/>
        </w:rPr>
      </w:pPr>
      <w:ins w:id="108" w:author="Claude" w:date="2026-05-22T00:00:00Z">
        <w:r>
          <w:rPr>
            <w:rFonts w:ascii="Times New Roman" w:hAnsi="Times New Roman" w:eastAsia="Times New Roman"/>
            <w:b w:val="0"/>
            <w:sz w:val="19"/>
          </w:rPr>
          <w:t xml:space="preserve">10.6. В случае оказания Исполнителем услуг по сопровождению (раздел 13), предполагающих фактическую обработку персональных данных по поручению Заказчика, Стороны заключают отдельное соглашение о поручении на обработку персональных данных в соответствии с ч. 3 ст. 6 Федерального закона № 152-ФЗ с указанием перечня действий, целей, объёма обрабатываемых данных, требований к защите и обязанностей по конфиденциальности.</w:t>
        </w:r>
      </w:ins>
    </w:p>
    <w:p>
      <w:pPr>
        <w:spacing w:after="80" w:line="252" w:lineRule="auto"/>
      </w:pPr>
      <w:r>
        <w:rPr>
          <w:rFonts w:ascii="Times New Roman" w:hAnsi="Times New Roman" w:eastAsia="Times New Roman"/>
          <w:b/>
          <w:sz w:val="22"/>
        </w:rPr>
        <w:t>11. Статус самозанятого и отсутствие трудовых отношений</w:t>
      </w:r>
    </w:p>
    <w:p>
      <w:pPr>
        <w:spacing w:after="60" w:line="252" w:lineRule="auto"/>
      </w:pPr>
      <w:r>
        <w:rPr>
          <w:rFonts w:ascii="Times New Roman" w:hAnsi="Times New Roman" w:eastAsia="Times New Roman"/>
          <w:b w:val="0"/>
          <w:sz w:val="19"/>
        </w:rPr>
        <w:t>11.1. Исполнитель применяет специальный налоговый режим «Налог на профессиональный доход» и самостоятельно несёт обязанности по уплате налогов и формированию чеков в рамках применимого законодательства.</w:t>
      </w:r>
    </w:p>
    <w:p>
      <w:pPr>
        <w:spacing w:after="60" w:line="252" w:lineRule="auto"/>
      </w:pPr>
      <w:r>
        <w:rPr>
          <w:rFonts w:ascii="Times New Roman" w:hAnsi="Times New Roman" w:eastAsia="Times New Roman"/>
          <w:b w:val="0"/>
          <w:sz w:val="19"/>
        </w:rPr>
        <w:t>11.2. Настоящий договор не является трудовым договором, не устанавливает режим рабочего времени, подчинённость правилам внутреннего трудового распорядка Заказчика, обязанность Исполнителя находиться на рабочем месте Заказчика или выполнять функции штатного работника.</w:t>
      </w:r>
    </w:p>
    <w:p>
      <w:pPr>
        <w:spacing w:after="60" w:line="252" w:lineRule="auto"/>
      </w:pPr>
      <w:r>
        <w:rPr>
          <w:rFonts w:ascii="Times New Roman" w:hAnsi="Times New Roman" w:eastAsia="Times New Roman"/>
          <w:b w:val="0"/>
          <w:sz w:val="19"/>
        </w:rPr>
        <w:t>11.3. Заказчик вправе проверить статус Исполнителя как плательщика НПД на дату заключения договора и даты выплат.</w:t>
      </w:r>
    </w:p>
    <w:p>
      <w:pPr>
        <w:spacing w:after="60" w:line="252" w:lineRule="auto"/>
      </w:pPr>
      <w:r>
        <w:rPr>
          <w:rFonts w:ascii="Times New Roman" w:hAnsi="Times New Roman" w:eastAsia="Times New Roman"/>
          <w:b w:val="0"/>
          <w:sz w:val="19"/>
        </w:rPr>
        <w:t>11.4. Если применение НПД к отношениям Сторон окажется невозможным по причинам, связанным с предоставленной Заказчиком информацией, характером фактических отношений или требованиями закона, Стороны обязуются урегулировать налоговые последствия отдельно, а Исполнитель вправе приостановить работы до согласования нового порядка оплаты.</w:t>
      </w:r>
    </w:p>
    <w:p>
      <w:pPr>
        <w:spacing w:after="60" w:line="252" w:lineRule="auto"/>
        <w:rPr>
          <w:ins w:id="109" w:author="Claude" w:date="2026-05-22T00:00:00Z"/>
        </w:rPr>
      </w:pPr>
      <w:ins w:id="110" w:author="Claude" w:date="2026-05-22T00:00:00Z">
        <w:r>
          <w:rPr>
            <w:rFonts w:ascii="Times New Roman" w:hAnsi="Times New Roman" w:eastAsia="Times New Roman"/>
            <w:b w:val="0"/>
            <w:sz w:val="19"/>
          </w:rPr>
          <w:t xml:space="preserve">11.5. Исполнитель заверяет и гарантирует, что: (а) он не состоял с Заказчиком в трудовых отношениях в течение последних 2 (двух) лет, предшествующих заключению настоящего договора (п. 8 ч. 2 ст. 6 Федерального закона от 27.11.2018 № 422-ФЗ); (б) самостоятельно определяет режим, место и способ выполнения работ; (в) не подчиняется внутреннему трудовому распорядку Заказчика; (г) вправе одновременно выполнять работы для иных заказчиков и не оказывает услуги исключительно Заказчику. Заверение об обстоятельствах даётся в соответствии со ст. 431.2 ГК РФ.</w:t>
        </w:r>
      </w:ins>
    </w:p>
    <w:p>
      <w:pPr>
        <w:spacing w:after="60" w:line="252" w:lineRule="auto"/>
        <w:rPr>
          <w:ins w:id="111" w:author="Claude" w:date="2026-05-22T00:00:00Z"/>
        </w:rPr>
      </w:pPr>
      <w:ins w:id="112" w:author="Claude" w:date="2026-05-22T00:00:00Z">
        <w:r>
          <w:rPr>
            <w:rFonts w:ascii="Times New Roman" w:hAnsi="Times New Roman" w:eastAsia="Times New Roman"/>
            <w:b w:val="0"/>
            <w:sz w:val="19"/>
          </w:rPr>
          <w:t xml:space="preserve">11.6. Исполнитель обязан уведомить Заказчика об утрате статуса плательщика НПД (в том числе при превышении лимита дохода 2,4 млн рублей в календарном году) в течение 3 (трёх) рабочих дней. Чек в приложении/веб-кабинете «Мой налог» формируется Исполнителем в течение 1 (одного) рабочего дня с даты поступления платежа. Стоимость работ по настоящему договору не облагается НДС в связи с применением Исполнителем специального налогового режима НПД (ч. 9 ст. 2 Федерального закона № 422-ФЗ).</w:t>
        </w:r>
      </w:ins>
    </w:p>
    <w:p>
      <w:pPr>
        <w:spacing w:after="80" w:line="252" w:lineRule="auto"/>
      </w:pPr>
      <w:r>
        <w:rPr>
          <w:rFonts w:ascii="Times New Roman" w:hAnsi="Times New Roman" w:eastAsia="Times New Roman"/>
          <w:b/>
          <w:sz w:val="22"/>
        </w:rPr>
        <w:t>12. Ответственность сторон</w:t>
      </w:r>
    </w:p>
    <w:p>
      <w:pPr>
        <w:spacing w:after="60" w:line="252" w:lineRule="auto"/>
      </w:pPr>
      <w:r>
        <w:rPr>
          <w:rFonts w:ascii="Times New Roman" w:hAnsi="Times New Roman" w:eastAsia="Times New Roman"/>
          <w:b w:val="0"/>
          <w:sz w:val="19"/>
        </w:rPr>
        <w:t>12.1. За нарушение сроков оплаты Заказчик уплачивает Исполнителю неустойку в размере 0,1% от просроченной суммы за каждый день просрочки, но не более 10% от стоимости соответствующего этапа.</w:t>
      </w:r>
    </w:p>
    <w:p>
      <w:pPr>
        <w:spacing w:after="60" w:line="252" w:lineRule="auto"/>
      </w:pPr>
      <w:r>
        <w:rPr>
          <w:rFonts w:ascii="Times New Roman" w:hAnsi="Times New Roman" w:eastAsia="Times New Roman"/>
          <w:b w:val="0"/>
          <w:sz w:val="19"/>
        </w:rPr>
        <w:t>12.2. Исполнитель отвечает только за прямой документально подтверждённый ущерб в пределах стоимости оплаченного этапа, в рамках которого возникла ответственность. Упущенная выгода, косвенные убытки, потери от простоя бизнеса, потери заявок и иные непрямые убытки не возмещаются.</w:t>
      </w:r>
    </w:p>
    <w:p>
      <w:pPr>
        <w:spacing w:after="60" w:line="252" w:lineRule="auto"/>
      </w:pPr>
      <w:r>
        <w:rPr>
          <w:rFonts w:ascii="Times New Roman" w:hAnsi="Times New Roman" w:eastAsia="Times New Roman"/>
          <w:b w:val="0"/>
          <w:sz w:val="19"/>
        </w:rPr>
        <w:t>12.3. Исполнитель вправе приостановить работы при просрочке оплаты, непредоставлении материалов, доступов или согласований Заказчиком более чем на 5 рабочих дней.</w:t>
      </w:r>
    </w:p>
    <w:p>
      <w:pPr>
        <w:spacing w:after="60" w:line="252" w:lineRule="auto"/>
      </w:pPr>
      <w:r>
        <w:rPr>
          <w:rFonts w:ascii="Times New Roman" w:hAnsi="Times New Roman" w:eastAsia="Times New Roman"/>
          <w:b w:val="0"/>
          <w:sz w:val="19"/>
        </w:rPr>
        <w:t>12.4. Стороны освобождаются от ответственности за нарушение обязательств вследствие обстоятельств непреодолимой силы, а также сбоев сторонних сервисов, хостинга, доменов, сетей связи и иных обстоятельств вне разумного контроля Сторон.</w:t>
      </w:r>
    </w:p>
    <w:p>
      <w:pPr>
        <w:spacing w:after="60" w:line="252" w:lineRule="auto"/>
        <w:rPr>
          <w:ins w:id="113" w:author="Claude" w:date="2026-05-22T00:00:00Z"/>
        </w:rPr>
      </w:pPr>
      <w:ins w:id="114" w:author="Claude" w:date="2026-05-22T00:00:00Z">
        <w:r>
          <w:rPr>
            <w:rFonts w:ascii="Times New Roman" w:hAnsi="Times New Roman" w:eastAsia="Times New Roman"/>
            <w:b w:val="0"/>
            <w:sz w:val="19"/>
          </w:rPr>
          <w:t xml:space="preserve">12.5. Исполнитель вправе в одностороннем внесудебном порядке отказаться от исполнения договора в случае: (а) просрочки оплаты Заказчиком более чем на 30 (тридцать) календарных дней; либо (б) непредоставления Заказчиком материалов, доступов или согласований более чем на 20 (двадцать) рабочих дней с даты письменного запроса Исполнителя. Об отказе Исполнитель уведомляет Заказчика не менее чем за 10 (десять) календарных дней. При таком отказе полученная Исполнителем предоплата возврату не подлежит и засчитывается в счёт оплаты фактически выполненных работ и понесённых расходов; исключительные права на незавершённый результат к Заказчику не переходят.</w:t>
        </w:r>
      </w:ins>
    </w:p>
    <w:p>
      <w:pPr>
        <w:spacing w:after="60" w:line="252" w:lineRule="auto"/>
        <w:rPr>
          <w:ins w:id="115" w:author="Claude" w:date="2026-05-22T00:00:00Z"/>
        </w:rPr>
      </w:pPr>
      <w:ins w:id="116" w:author="Claude" w:date="2026-05-22T00:00:00Z">
        <w:r>
          <w:rPr>
            <w:rFonts w:ascii="Times New Roman" w:hAnsi="Times New Roman" w:eastAsia="Times New Roman"/>
            <w:b w:val="0"/>
            <w:sz w:val="19"/>
          </w:rPr>
          <w:t xml:space="preserve">12.6. Заказчик вправе в любое время до сдачи результата отказаться от исполнения договора в порядке ст. 717 ГК РФ, направив Исполнителю письменное уведомление не менее чем за 14 (четырнадцать) календарных дней. При таком отказе Заказчик оплачивает Исполнителю: (а) стоимость всех закрытых (принятых) этапов в полном объёме; (б) полученная предоплата за текущий незавершённый этап остаётся у Исполнителя в качестве компенсации фактически выполненных работ и понесённых расходов; (в) возмещение прямых документально подтверждённых убытков Исполнителя, причинённых прекращением договора, в пределах разницы между полной ценой договора и фактически выплаченной частью.</w:t>
        </w:r>
      </w:ins>
    </w:p>
    <w:p>
      <w:pPr>
        <w:spacing w:after="80" w:line="252" w:lineRule="auto"/>
      </w:pPr>
      <w:r>
        <w:rPr>
          <w:rFonts w:ascii="Times New Roman" w:hAnsi="Times New Roman" w:eastAsia="Times New Roman"/>
          <w:b/>
          <w:sz w:val="22"/>
        </w:rPr>
        <w:t>13. Сопровождение после запуска</w:t>
      </w:r>
    </w:p>
    <w:p>
      <w:pPr>
        <w:spacing w:after="60" w:line="252" w:lineRule="auto"/>
      </w:pPr>
      <w:r>
        <w:rPr>
          <w:rFonts w:ascii="Times New Roman" w:hAnsi="Times New Roman" w:eastAsia="Times New Roman"/>
          <w:b w:val="0"/>
          <w:sz w:val="19"/>
        </w:rPr>
        <w:t>13.1. Сопровождение после завершения работ не входит в стоимость разработки, если отдельно не отмечено в Приложении №1 или не согласовано Сторонами дополнительно.</w:t>
      </w:r>
    </w:p>
    <w:p>
      <w:pPr>
        <w:spacing w:after="60" w:line="252" w:lineRule="auto"/>
      </w:pPr>
      <w:r>
        <w:rPr>
          <w:rFonts w:ascii="Times New Roman" w:hAnsi="Times New Roman" w:eastAsia="Times New Roman"/>
          <w:b w:val="0"/>
          <w:sz w:val="19"/>
        </w:rPr>
        <w:t>13.2. Возможные тарифы сопровождения: 10 000 рублей в месяц — до 6 часов работ; 25 000 рублей в месяц — до 12 часов работ. Неиспользованные часы не переносятся на следующий месяц, если Стороны письменно не согласовали иное.</w:t>
      </w:r>
    </w:p>
    <w:p>
      <w:pPr>
        <w:spacing w:after="60" w:line="252" w:lineRule="auto"/>
      </w:pPr>
      <w:r>
        <w:rPr>
          <w:rFonts w:ascii="Times New Roman" w:hAnsi="Times New Roman" w:eastAsia="Times New Roman"/>
          <w:b w:val="0"/>
          <w:sz w:val="19"/>
        </w:rPr>
        <w:t>13.3. Сопровождение может включать мелкие правки, контроль работоспособности, консультации, обновление контента, проверку форм и базовую техническую поддержку. Новые модули, крупные доработки, интеграции и переработка архитектуры оцениваются отдельно.</w:t>
      </w:r>
    </w:p>
    <w:p>
      <w:pPr>
        <w:spacing w:after="80" w:line="252" w:lineRule="auto"/>
      </w:pPr>
      <w:r>
        <w:rPr>
          <w:rFonts w:ascii="Times New Roman" w:hAnsi="Times New Roman" w:eastAsia="Times New Roman"/>
          <w:b/>
          <w:sz w:val="22"/>
        </w:rPr>
        <w:t>14. Заключительные положения</w:t>
      </w:r>
    </w:p>
    <w:p>
      <w:pPr>
        <w:spacing w:after="60" w:line="252" w:lineRule="auto"/>
      </w:pPr>
      <w:r>
        <w:rPr>
          <w:rFonts w:ascii="Times New Roman" w:hAnsi="Times New Roman" w:eastAsia="Times New Roman"/>
          <w:b w:val="0"/>
          <w:sz w:val="19"/>
        </w:rPr>
        <w:t>14.1. Договор вступает в силу с даты подписания и действует до полного исполнения Сторонами обязательств.</w:t>
      </w:r>
    </w:p>
    <w:p>
      <w:pPr>
        <w:spacing w:after="60" w:line="252" w:lineRule="auto"/>
      </w:pPr>
      <w:r>
        <w:rPr>
          <w:rFonts w:ascii="Times New Roman" w:hAnsi="Times New Roman" w:eastAsia="Times New Roman"/>
          <w:b w:val="0"/>
          <w:sz w:val="19"/>
        </w:rPr>
        <w:t>14.2. Все приложения, акты, дополнительные соглашения, переписка по согласованным каналам связи и согласованные технические задания являются частью договорных отношений Сторон.</w:t>
      </w:r>
    </w:p>
    <w:p>
      <w:pPr>
        <w:spacing w:after="60" w:line="252" w:lineRule="auto"/>
      </w:pPr>
      <w:r>
        <w:rPr>
          <w:rFonts w:ascii="Times New Roman" w:hAnsi="Times New Roman" w:eastAsia="Times New Roman"/>
          <w:b w:val="0"/>
          <w:sz w:val="19"/>
        </w:rPr>
        <w:t xml:space="preserve">14.3. Все споры Стороны стремятся урегулировать путём переговоров. При недостижении соглашения спор передаётся на рассмотрение </w:t>
      </w:r>
      <w:del w:id="117" w:author="Claude" w:date="2026-05-22T00:00:00Z">
        <w:r>
          <w:rPr>
            <w:rFonts w:ascii="Times New Roman" w:hAnsi="Times New Roman" w:eastAsia="Times New Roman"/>
            <w:b w:val="0"/>
            <w:sz w:val="19"/>
          </w:rPr>
          <w:delText xml:space="preserve">суда по месту нахождения Исполнителя</w:delText>
        </w:r>
      </w:del>
      <w:ins w:id="118" w:author="Claude" w:date="2026-05-22T00:00:00Z">
        <w:r>
          <w:rPr>
            <w:rFonts w:ascii="Times New Roman" w:hAnsi="Times New Roman" w:eastAsia="Times New Roman"/>
            <w:b w:val="0"/>
            <w:sz w:val="19"/>
          </w:rPr>
          <w:t xml:space="preserve">в районный суд общей юрисдикции по месту жительства Исполнителя</w:t>
        </w:r>
      </w:ins>
      <w:r>
        <w:rPr>
          <w:rFonts w:ascii="Times New Roman" w:hAnsi="Times New Roman" w:eastAsia="Times New Roman"/>
          <w:b w:val="0"/>
          <w:sz w:val="19"/>
        </w:rPr>
        <w:t xml:space="preserve">, если иная подсудность не будет согласована Сторонами письменно и не противоречит закону.</w:t>
      </w:r>
    </w:p>
    <w:p>
      <w:pPr>
        <w:spacing w:after="60" w:line="252" w:lineRule="auto"/>
      </w:pPr>
      <w:r>
        <w:rPr>
          <w:rFonts w:ascii="Times New Roman" w:hAnsi="Times New Roman" w:eastAsia="Times New Roman"/>
          <w:b w:val="0"/>
          <w:sz w:val="19"/>
        </w:rPr>
        <w:t>14.4. Во всём, что не урегулировано договором, Стороны руководствуются законодательством Российской Федерации.</w:t>
      </w:r>
    </w:p>
    <w:p>
      <w:pPr>
        <w:spacing w:after="60" w:line="252" w:lineRule="auto"/>
        <w:rPr>
          <w:ins w:id="119" w:author="Claude" w:date="2026-05-22T00:00:00Z"/>
        </w:rPr>
      </w:pPr>
      <w:ins w:id="120" w:author="Claude" w:date="2026-05-22T00:00:00Z">
        <w:r>
          <w:rPr>
            <w:rFonts w:ascii="Times New Roman" w:hAnsi="Times New Roman" w:eastAsia="Times New Roman"/>
            <w:b w:val="0"/>
            <w:sz w:val="19"/>
          </w:rPr>
          <w:t xml:space="preserve">14.5. Согласованными каналами связи Стороны признают электронную почту и/или мессенджеры по адресам и аккаунтам, указанным в разделе 15 настоящего договора. Сообщения, направленные с указанных адресов/аккаунтов, признаются Сторонами надлежащим уведомлением и имеют доказательственное значение в спорах. Изменение реквизитов канала связи возможно только при письменном уведомлении другой Стороны.</w:t>
        </w:r>
      </w:ins>
    </w:p>
    <w:p>
      <w:pPr>
        <w:spacing w:after="60" w:line="252" w:lineRule="auto"/>
        <w:rPr>
          <w:ins w:id="121" w:author="Claude" w:date="2026-05-22T00:00:00Z"/>
        </w:rPr>
      </w:pPr>
      <w:ins w:id="122" w:author="Claude" w:date="2026-05-22T00:00:00Z">
        <w:r>
          <w:rPr>
            <w:rFonts w:ascii="Times New Roman" w:hAnsi="Times New Roman" w:eastAsia="Times New Roman"/>
            <w:b w:val="0"/>
            <w:sz w:val="19"/>
          </w:rPr>
          <w:t xml:space="preserve">14.6. Техническое задание и его изменения оформляются в письменном виде либо в переписке по согласованным каналам связи. Техническое задание считается утверждённым с момента письменного согласования Заказчиком либо при отсутствии мотивированных возражений Заказчика в течение 3 (трёх) рабочих дней с даты направления Исполнителем. Утверждённое техническое задание фиксирует согласованный объём работ; последующие изменения оформляются в порядке раздела 7 настоящего договора.</w:t>
        </w:r>
      </w:ins>
    </w:p>
    <w:p>
      <w:pPr>
        <w:spacing w:after="60" w:line="252" w:lineRule="auto"/>
        <w:rPr>
          <w:ins w:id="123" w:author="Claude" w:date="2026-05-22T00:00:00Z"/>
        </w:rPr>
      </w:pPr>
      <w:ins w:id="124" w:author="Claude" w:date="2026-05-22T00:00:00Z">
        <w:r>
          <w:rPr>
            <w:rFonts w:ascii="Times New Roman" w:hAnsi="Times New Roman" w:eastAsia="Times New Roman"/>
            <w:b w:val="0"/>
            <w:sz w:val="19"/>
          </w:rPr>
          <w:t xml:space="preserve">14.7. Стороны обязуются сохранять конфиденциальность ставшей известной в ходе исполнения договора информации (включая техническую, коммерческую, организационную, финансовую информацию, исходные коды, реквизиты доступов, персональные данные). Обязательство по конфиденциальности действует в течение срока действия договора и 3 (трёх) лет после его прекращения. За нарушение обязательства по конфиденциальности виновная Сторона возмещает другой Стороне причинённые прямые убытки в порядке, установленном законодательством РФ.</w:t>
        </w:r>
      </w:ins>
    </w:p>
    <w:p>
      <w:pPr>
        <w:spacing w:after="80" w:line="252" w:lineRule="auto"/>
      </w:pPr>
      <w:r>
        <w:rPr>
          <w:rFonts w:ascii="Times New Roman" w:hAnsi="Times New Roman" w:eastAsia="Times New Roman"/>
          <w:b/>
          <w:sz w:val="22"/>
        </w:rPr>
        <w:t>15. Реквизиты и подписи сторон</w:t>
      </w:r>
    </w:p>
    <w:tbl>
      <w:tblPr>
        <w:tblStyle w:val="TableGrid"/>
        <w:tblW w:type="auto" w:w="0"/>
        <w:jc w:val="center"/>
        <w:tblLook w:firstColumn="1" w:firstRow="1" w:lastColumn="0" w:lastRow="0" w:noHBand="0" w:noVBand="1" w:val="04A0"/>
      </w:tblPr>
      <w:tblGrid>
        <w:gridCol w:w="5156"/>
        <w:gridCol w:w="5156"/>
      </w:tblGrid>
      <w:tr>
        <w:tc>
          <w:tcPr>
            <w:tcW w:type="dxa" w:w="5156"/>
            <w:vAlign w:val="top"/>
          </w:tcPr>
          <w:p>
            <w:pPr>
              <w:jc w:val="left"/>
            </w:pPr>
            <w:r/>
            <w:r>
              <w:rPr>
                <w:rFonts w:ascii="Times New Roman" w:hAnsi="Times New Roman" w:eastAsia="Times New Roman"/>
                <w:b w:val="0"/>
                <w:sz w:val="18"/>
              </w:rPr>
              <w:t>ЗАКАЗЧИК</w:t>
              <w:br/>
              <w:br/>
              <w:t>Наименование: ______________________________</w:t>
              <w:br/>
              <w:t>ОГРН: ____________________</w:t>
              <w:br/>
              <w:t>ИНН/КПП: ____________________</w:t>
              <w:br/>
              <w:t>Адрес: ______________________________________</w:t>
              <w:br/>
              <w:t>Банк: _______________________________________</w:t>
              <w:br/>
              <w:t>Р/с: ________________________________________</w:t>
              <w:br/>
              <w:t>К/с: ________________________________________</w:t>
              <w:br/>
              <w:t>БИК: ________________________________________</w:t>
              <w:br/>
              <w:t>E-mail: _____________________________________</w:t>
              <w:br/>
              <w:t>Тел.: _______________________________________</w:t>
              <w:br/>
              <w:br/>
              <w:t>Подпись: _______________/________________/</w:t>
              <w:br/>
              <w:br/>
              <w:t>М.П. (при наличии)</w:t>
            </w:r>
          </w:p>
        </w:tc>
        <w:tc>
          <w:tcPr>
            <w:tcW w:type="dxa" w:w="5156"/>
            <w:vAlign w:val="top"/>
          </w:tcPr>
          <w:p>
            <w:pPr>
              <w:jc w:val="left"/>
            </w:pPr>
            <w:r/>
            <w:r>
              <w:rPr>
                <w:rFonts w:ascii="Times New Roman" w:hAnsi="Times New Roman" w:eastAsia="Times New Roman"/>
                <w:b w:val="0"/>
                <w:sz w:val="18"/>
              </w:rPr>
              <w:t>ИСПОЛНИТЕЛЬ</w:t>
              <w:br/>
              <w:br/>
              <w:t>Ф.И.О.: _____________________________________</w:t>
              <w:br/>
              <w:t>ИНН: ________________________________________</w:t>
              <w:br/>
              <w:t>Паспорт: ____________________________________</w:t>
              <w:br/>
              <w:t>Адрес: ______________________________________</w:t>
              <w:br/>
              <w:t>Тел.: _______________________________________</w:t>
              <w:br/>
              <w:t>E-mail: _____________________________________</w:t>
              <w:br/>
              <w:t>Банк/карта: _________________________________</w:t>
              <w:br/>
              <w:t>Реквизиты для оплаты: ________________________</w:t>
              <w:br/>
              <w:t>Статус НПД: самозанятый</w:t>
              <w:br/>
              <w:br/>
              <w:t>Подпись: _______________/________________/</w:t>
              <w:br/>
              <w:br/>
              <w:t>М.П. не используется</w:t>
            </w:r>
          </w:p>
        </w:tc>
      </w:tr>
    </w:tbl>
    <w:p>
      <w:r>
        <w:br w:type="page"/>
      </w:r>
    </w:p>
    <w:p>
      <w:pPr>
        <w:spacing w:after="40" w:line="252" w:lineRule="auto"/>
        <w:jc w:val="right"/>
      </w:pPr>
      <w:r>
        <w:rPr>
          <w:rFonts w:ascii="Times New Roman" w:hAnsi="Times New Roman" w:eastAsia="Times New Roman"/>
          <w:b/>
          <w:sz w:val="24"/>
        </w:rPr>
        <w:t>Приложение №1</w:t>
      </w:r>
    </w:p>
    <w:p>
      <w:pPr>
        <w:spacing w:after="160" w:line="252" w:lineRule="auto"/>
        <w:jc w:val="right"/>
      </w:pPr>
      <w:r>
        <w:rPr>
          <w:rFonts w:ascii="Times New Roman" w:hAnsi="Times New Roman" w:eastAsia="Times New Roman"/>
          <w:b w:val="0"/>
          <w:sz w:val="18"/>
        </w:rPr>
        <w:t>к Договору № ____ от «___» ____________ 20___ г.</w:t>
      </w:r>
    </w:p>
    <w:p>
      <w:pPr>
        <w:spacing w:after="160" w:line="252" w:lineRule="auto"/>
        <w:jc w:val="center"/>
      </w:pPr>
      <w:r>
        <w:rPr>
          <w:rFonts w:ascii="Times New Roman" w:hAnsi="Times New Roman" w:eastAsia="Times New Roman"/>
          <w:b/>
          <w:sz w:val="26"/>
        </w:rPr>
        <w:t>ЛИСТ ВЫБОРА ОБЪЁМА РАБОТ И СТОИМОСТИ</w:t>
      </w:r>
    </w:p>
    <w:p>
      <w:pPr>
        <w:spacing w:after="60" w:line="252" w:lineRule="auto"/>
      </w:pPr>
      <w:r>
        <w:rPr>
          <w:rFonts w:ascii="Times New Roman" w:hAnsi="Times New Roman" w:eastAsia="Times New Roman"/>
          <w:b w:val="0"/>
          <w:sz w:val="19"/>
        </w:rPr>
        <w:t>Стороны отмечают выбранный вариант знаком «✓» или иным однозначным способом. Если отмечены отдельные этапы, итоговая сумма рассчитывается как сумма выбранных позиций. Если выбран полный пакет, применяются пакетные цены.</w:t>
      </w:r>
    </w:p>
    <w:p>
      <w:pPr>
        <w:spacing w:after="80" w:line="252" w:lineRule="auto"/>
      </w:pPr>
      <w:r>
        <w:rPr>
          <w:rFonts w:ascii="Times New Roman" w:hAnsi="Times New Roman" w:eastAsia="Times New Roman"/>
          <w:b/>
          <w:sz w:val="20"/>
        </w:rPr>
        <w:t>1. Вариант заказа</w:t>
      </w:r>
    </w:p>
    <w:tbl>
      <w:tblPr>
        <w:tblStyle w:val="TableGrid"/>
        <w:tblW w:type="auto" w:w="0"/>
        <w:tblLook w:firstColumn="1" w:firstRow="1" w:lastColumn="0" w:lastRow="0" w:noHBand="0" w:noVBand="1" w:val="04A0"/>
      </w:tblPr>
      <w:tblGrid>
        <w:gridCol w:w="2578"/>
        <w:gridCol w:w="2578"/>
        <w:gridCol w:w="2578"/>
        <w:gridCol w:w="2578"/>
      </w:tblGrid>
      <w:tr>
        <w:tc>
          <w:tcPr>
            <w:tcW w:type="dxa" w:w="2578"/>
            <w:vAlign w:val="top"/>
            <w:shd w:fill="D9D9D9"/>
          </w:tcPr>
          <w:p>
            <w:pPr>
              <w:jc w:val="left"/>
            </w:pPr>
            <w:r/>
            <w:r>
              <w:rPr>
                <w:rFonts w:ascii="Times New Roman" w:hAnsi="Times New Roman" w:eastAsia="Times New Roman"/>
                <w:b/>
                <w:sz w:val="17"/>
              </w:rPr>
              <w:t>Отметка</w:t>
            </w:r>
          </w:p>
        </w:tc>
        <w:tc>
          <w:tcPr>
            <w:tcW w:type="dxa" w:w="2578"/>
            <w:vAlign w:val="top"/>
            <w:shd w:fill="D9D9D9"/>
          </w:tcPr>
          <w:p>
            <w:pPr>
              <w:jc w:val="left"/>
            </w:pPr>
            <w:r/>
            <w:r>
              <w:rPr>
                <w:rFonts w:ascii="Times New Roman" w:hAnsi="Times New Roman" w:eastAsia="Times New Roman"/>
                <w:b/>
                <w:sz w:val="17"/>
              </w:rPr>
              <w:t>Вариант</w:t>
            </w:r>
          </w:p>
        </w:tc>
        <w:tc>
          <w:tcPr>
            <w:tcW w:type="dxa" w:w="2578"/>
            <w:vAlign w:val="top"/>
            <w:shd w:fill="D9D9D9"/>
          </w:tcPr>
          <w:p>
            <w:pPr>
              <w:jc w:val="left"/>
            </w:pPr>
            <w:r/>
            <w:r>
              <w:rPr>
                <w:rFonts w:ascii="Times New Roman" w:hAnsi="Times New Roman" w:eastAsia="Times New Roman"/>
                <w:b/>
                <w:sz w:val="17"/>
              </w:rPr>
              <w:t>Состав</w:t>
            </w:r>
          </w:p>
        </w:tc>
        <w:tc>
          <w:tcPr>
            <w:tcW w:type="dxa" w:w="2578"/>
            <w:vAlign w:val="top"/>
            <w:shd w:fill="D9D9D9"/>
          </w:tcPr>
          <w:p>
            <w:pPr>
              <w:jc w:val="left"/>
            </w:pPr>
            <w:r/>
            <w:r>
              <w:rPr>
                <w:rFonts w:ascii="Times New Roman" w:hAnsi="Times New Roman" w:eastAsia="Times New Roman"/>
                <w:b/>
                <w:sz w:val="17"/>
              </w:rPr>
              <w:t>Стоимость</w:t>
            </w:r>
          </w:p>
        </w:tc>
      </w:tr>
      <w:tr>
        <w:tc>
          <w:tcPr>
            <w:tcW w:type="dxa" w:w="2578"/>
            <w:vAlign w:val="top"/>
          </w:tcPr>
          <w:p>
            <w:pPr>
              <w:jc w:val="left"/>
            </w:pPr>
            <w:r/>
            <w:r>
              <w:rPr>
                <w:rFonts w:ascii="Times New Roman" w:hAnsi="Times New Roman" w:eastAsia="Times New Roman"/>
                <w:b w:val="0"/>
                <w:sz w:val="16"/>
              </w:rPr>
              <w:t>□</w:t>
            </w:r>
          </w:p>
        </w:tc>
        <w:tc>
          <w:tcPr>
            <w:tcW w:type="dxa" w:w="2578"/>
            <w:vAlign w:val="top"/>
          </w:tcPr>
          <w:p>
            <w:pPr>
              <w:jc w:val="left"/>
            </w:pPr>
            <w:r/>
            <w:r>
              <w:rPr>
                <w:rFonts w:ascii="Times New Roman" w:hAnsi="Times New Roman" w:eastAsia="Times New Roman"/>
                <w:b w:val="0"/>
                <w:sz w:val="16"/>
              </w:rPr>
              <w:t>Отдельные этапы</w:t>
            </w:r>
          </w:p>
        </w:tc>
        <w:tc>
          <w:tcPr>
            <w:tcW w:type="dxa" w:w="2578"/>
            <w:vAlign w:val="top"/>
          </w:tcPr>
          <w:p>
            <w:pPr>
              <w:jc w:val="left"/>
            </w:pPr>
            <w:r/>
            <w:r>
              <w:rPr>
                <w:rFonts w:ascii="Times New Roman" w:hAnsi="Times New Roman" w:eastAsia="Times New Roman"/>
                <w:b w:val="0"/>
                <w:sz w:val="16"/>
              </w:rPr>
              <w:t>Заказчик выбирает один или несколько этапов в таблице 2 настоящего приложения</w:t>
            </w:r>
          </w:p>
        </w:tc>
        <w:tc>
          <w:tcPr>
            <w:tcW w:type="dxa" w:w="2578"/>
            <w:vAlign w:val="top"/>
          </w:tcPr>
          <w:p>
            <w:pPr>
              <w:jc w:val="left"/>
            </w:pPr>
            <w:r/>
            <w:r>
              <w:rPr>
                <w:rFonts w:ascii="Times New Roman" w:hAnsi="Times New Roman" w:eastAsia="Times New Roman"/>
                <w:b w:val="0"/>
                <w:sz w:val="16"/>
              </w:rPr>
              <w:t>Сумма выбранных позиций</w:t>
            </w:r>
          </w:p>
        </w:tc>
      </w:tr>
      <w:tr>
        <w:tc>
          <w:tcPr>
            <w:tcW w:type="dxa" w:w="2578"/>
            <w:vAlign w:val="top"/>
          </w:tcPr>
          <w:p>
            <w:pPr>
              <w:jc w:val="left"/>
            </w:pPr>
            <w:r/>
            <w:r>
              <w:rPr>
                <w:rFonts w:ascii="Times New Roman" w:hAnsi="Times New Roman" w:eastAsia="Times New Roman"/>
                <w:b w:val="0"/>
                <w:sz w:val="16"/>
              </w:rPr>
              <w:t>□</w:t>
            </w:r>
          </w:p>
        </w:tc>
        <w:tc>
          <w:tcPr>
            <w:tcW w:type="dxa" w:w="2578"/>
            <w:vAlign w:val="top"/>
          </w:tcPr>
          <w:p>
            <w:pPr>
              <w:jc w:val="left"/>
            </w:pPr>
            <w:r/>
            <w:r>
              <w:rPr>
                <w:rFonts w:ascii="Times New Roman" w:hAnsi="Times New Roman" w:eastAsia="Times New Roman"/>
                <w:b w:val="0"/>
                <w:sz w:val="16"/>
              </w:rPr>
              <w:t>Полный базовый проект</w:t>
            </w:r>
          </w:p>
        </w:tc>
        <w:tc>
          <w:tcPr>
            <w:tcW w:type="dxa" w:w="2578"/>
            <w:vAlign w:val="top"/>
          </w:tcPr>
          <w:p>
            <w:pPr>
              <w:jc w:val="left"/>
            </w:pPr>
            <w:r/>
            <w:r>
              <w:rPr>
                <w:rFonts w:ascii="Times New Roman" w:hAnsi="Times New Roman" w:eastAsia="Times New Roman"/>
                <w:b w:val="0"/>
                <w:sz w:val="16"/>
              </w:rPr>
              <w:t>Этап 1 + Этап 2 + Этап 3</w:t>
            </w:r>
          </w:p>
        </w:tc>
        <w:tc>
          <w:tcPr>
            <w:tcW w:type="dxa" w:w="2578"/>
            <w:vAlign w:val="top"/>
          </w:tcPr>
          <w:p>
            <w:pPr>
              <w:jc w:val="left"/>
            </w:pPr>
            <w:r/>
            <w:r>
              <w:rPr>
                <w:rFonts w:ascii="Times New Roman" w:hAnsi="Times New Roman" w:eastAsia="Times New Roman"/>
                <w:b w:val="0"/>
                <w:sz w:val="16"/>
              </w:rPr>
              <w:t>380 000 ₽</w:t>
            </w:r>
          </w:p>
        </w:tc>
      </w:tr>
      <w:tr>
        <w:tc>
          <w:tcPr>
            <w:tcW w:type="dxa" w:w="2578"/>
            <w:vAlign w:val="top"/>
          </w:tcPr>
          <w:p>
            <w:pPr>
              <w:jc w:val="left"/>
            </w:pPr>
            <w:r/>
            <w:r>
              <w:rPr>
                <w:rFonts w:ascii="Times New Roman" w:hAnsi="Times New Roman" w:eastAsia="Times New Roman"/>
                <w:b w:val="0"/>
                <w:sz w:val="16"/>
              </w:rPr>
              <w:t>□</w:t>
            </w:r>
          </w:p>
        </w:tc>
        <w:tc>
          <w:tcPr>
            <w:tcW w:type="dxa" w:w="2578"/>
            <w:vAlign w:val="top"/>
          </w:tcPr>
          <w:p>
            <w:pPr>
              <w:jc w:val="left"/>
            </w:pPr>
            <w:r/>
            <w:r>
              <w:rPr>
                <w:rFonts w:ascii="Times New Roman" w:hAnsi="Times New Roman" w:eastAsia="Times New Roman"/>
                <w:b w:val="0"/>
                <w:sz w:val="16"/>
              </w:rPr>
              <w:t>Полный проект с расширенным backend</w:t>
            </w:r>
          </w:p>
        </w:tc>
        <w:tc>
          <w:tcPr>
            <w:tcW w:type="dxa" w:w="2578"/>
            <w:vAlign w:val="top"/>
          </w:tcPr>
          <w:p>
            <w:pPr>
              <w:jc w:val="left"/>
            </w:pPr>
            <w:r/>
            <w:r>
              <w:rPr>
                <w:rFonts w:ascii="Times New Roman" w:hAnsi="Times New Roman" w:eastAsia="Times New Roman"/>
                <w:b w:val="0"/>
                <w:sz w:val="16"/>
              </w:rPr>
              <w:t>Этап 1 + Этап 2 + Этап 3 + расширенный backend</w:t>
            </w:r>
          </w:p>
        </w:tc>
        <w:tc>
          <w:tcPr>
            <w:tcW w:type="dxa" w:w="2578"/>
            <w:vAlign w:val="top"/>
          </w:tcPr>
          <w:p>
            <w:pPr>
              <w:jc w:val="left"/>
            </w:pPr>
            <w:r/>
            <w:r>
              <w:rPr>
                <w:rFonts w:ascii="Times New Roman" w:hAnsi="Times New Roman" w:eastAsia="Times New Roman"/>
                <w:b w:val="0"/>
                <w:sz w:val="16"/>
              </w:rPr>
              <w:t>420 000 ₽</w:t>
            </w:r>
          </w:p>
        </w:tc>
      </w:tr>
    </w:tbl>
    <w:p>
      <w:pPr>
        <w:spacing w:after="80" w:line="252" w:lineRule="auto"/>
      </w:pPr>
      <w:r>
        <w:rPr>
          <w:rFonts w:ascii="Times New Roman" w:hAnsi="Times New Roman" w:eastAsia="Times New Roman"/>
          <w:b/>
          <w:sz w:val="20"/>
        </w:rPr>
        <w:t>2. Выбор отдельных этапов</w:t>
      </w:r>
    </w:p>
    <w:p>
      <w:pPr>
        <w:spacing w:after="60" w:line="252" w:lineRule="auto"/>
      </w:pPr>
      <w:r>
        <w:rPr>
          <w:rFonts w:ascii="Times New Roman" w:hAnsi="Times New Roman" w:eastAsia="Times New Roman"/>
          <w:b w:val="0"/>
          <w:sz w:val="18"/>
        </w:rPr>
        <w:t>Заполняется, если выбран вариант «Отдельные этапы». Заказчик может выбрать, например, только лэндинг либо лэндинг + админку/ЛК.</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vAlign w:val="top"/>
            <w:shd w:fill="D9D9D9"/>
          </w:tcPr>
          <w:p>
            <w:pPr>
              <w:jc w:val="left"/>
            </w:pPr>
            <w:r>
              <w:rPr>
                <w:sz w:val="17"/>
              </w:rPr>
            </w:r>
            <w:r>
              <w:rPr>
                <w:rFonts w:ascii="Times New Roman" w:hAnsi="Times New Roman" w:eastAsia="Times New Roman"/>
                <w:b/>
                <w:sz w:val="17"/>
              </w:rPr>
              <w:t>Отметка</w:t>
            </w:r>
          </w:p>
        </w:tc>
        <w:tc>
          <w:tcPr>
            <w:tcW w:type="dxa" w:w="2062"/>
            <w:vAlign w:val="top"/>
            <w:shd w:fill="D9D9D9"/>
          </w:tcPr>
          <w:p>
            <w:pPr>
              <w:jc w:val="left"/>
            </w:pPr>
            <w:r>
              <w:rPr>
                <w:sz w:val="17"/>
              </w:rPr>
            </w:r>
            <w:r>
              <w:rPr>
                <w:rFonts w:ascii="Times New Roman" w:hAnsi="Times New Roman" w:eastAsia="Times New Roman"/>
                <w:b/>
                <w:sz w:val="17"/>
              </w:rPr>
              <w:t>Позиция</w:t>
            </w:r>
          </w:p>
        </w:tc>
        <w:tc>
          <w:tcPr>
            <w:tcW w:type="dxa" w:w="2062"/>
            <w:vAlign w:val="top"/>
            <w:shd w:fill="D9D9D9"/>
          </w:tcPr>
          <w:p>
            <w:pPr>
              <w:jc w:val="left"/>
            </w:pPr>
            <w:r>
              <w:rPr>
                <w:sz w:val="17"/>
              </w:rPr>
            </w:r>
            <w:r>
              <w:rPr>
                <w:rFonts w:ascii="Times New Roman" w:hAnsi="Times New Roman" w:eastAsia="Times New Roman"/>
                <w:b/>
                <w:sz w:val="17"/>
              </w:rPr>
              <w:t>Содержание</w:t>
            </w:r>
          </w:p>
        </w:tc>
        <w:tc>
          <w:tcPr>
            <w:tcW w:type="dxa" w:w="2062"/>
            <w:vAlign w:val="top"/>
            <w:shd w:fill="D9D9D9"/>
          </w:tcPr>
          <w:p>
            <w:pPr>
              <w:jc w:val="left"/>
            </w:pPr>
            <w:r>
              <w:rPr>
                <w:sz w:val="17"/>
              </w:rPr>
            </w:r>
            <w:r>
              <w:rPr>
                <w:rFonts w:ascii="Times New Roman" w:hAnsi="Times New Roman" w:eastAsia="Times New Roman"/>
                <w:b/>
                <w:sz w:val="17"/>
              </w:rPr>
              <w:t>Срок</w:t>
            </w:r>
          </w:p>
        </w:tc>
        <w:tc>
          <w:tcPr>
            <w:tcW w:type="dxa" w:w="2062"/>
            <w:vAlign w:val="top"/>
            <w:shd w:fill="D9D9D9"/>
          </w:tcPr>
          <w:p>
            <w:pPr>
              <w:jc w:val="left"/>
            </w:pPr>
            <w:r>
              <w:rPr>
                <w:sz w:val="17"/>
              </w:rPr>
            </w:r>
            <w:r>
              <w:rPr>
                <w:rFonts w:ascii="Times New Roman" w:hAnsi="Times New Roman" w:eastAsia="Times New Roman"/>
                <w:b/>
                <w:sz w:val="17"/>
              </w:rPr>
              <w:t>Стоимость при отдельном заказе</w:t>
            </w:r>
          </w:p>
        </w:tc>
      </w:tr>
      <w:tr>
        <w:tc>
          <w:tcPr>
            <w:tcW w:type="dxa" w:w="2062"/>
            <w:vAlign w:val="top"/>
          </w:tcPr>
          <w:p>
            <w:pPr>
              <w:jc w:val="left"/>
            </w:pPr>
            <w:r>
              <w:rPr>
                <w:sz w:val="17"/>
              </w:rPr>
            </w:r>
            <w:r>
              <w:rPr>
                <w:rFonts w:ascii="Times New Roman" w:hAnsi="Times New Roman" w:eastAsia="Times New Roman"/>
                <w:b w:val="0"/>
                <w:sz w:val="17"/>
              </w:rPr>
              <w:t>□</w:t>
            </w:r>
          </w:p>
        </w:tc>
        <w:tc>
          <w:tcPr>
            <w:tcW w:type="dxa" w:w="2062"/>
            <w:vAlign w:val="top"/>
          </w:tcPr>
          <w:p>
            <w:pPr>
              <w:jc w:val="left"/>
            </w:pPr>
            <w:r>
              <w:rPr>
                <w:sz w:val="17"/>
              </w:rPr>
            </w:r>
            <w:r>
              <w:rPr>
                <w:rFonts w:ascii="Times New Roman" w:hAnsi="Times New Roman" w:eastAsia="Times New Roman"/>
                <w:b w:val="0"/>
                <w:sz w:val="17"/>
              </w:rPr>
              <w:t>Этап 1. Лэндинг на React</w:t>
            </w:r>
          </w:p>
        </w:tc>
        <w:tc>
          <w:tcPr>
            <w:tcW w:type="dxa" w:w="2062"/>
            <w:vAlign w:val="top"/>
          </w:tcPr>
          <w:p>
            <w:pPr>
              <w:jc w:val="left"/>
            </w:pPr>
            <w:r>
              <w:rPr>
                <w:sz w:val="17"/>
              </w:rPr>
            </w:r>
            <w:r>
              <w:rPr>
                <w:rFonts w:ascii="Times New Roman" w:hAnsi="Times New Roman" w:eastAsia="Times New Roman"/>
                <w:b w:val="0"/>
                <w:sz w:val="17"/>
              </w:rPr>
              <w:t>Публичный сайт, формы, адаптив, базовое юридическое оформление</w:t>
            </w:r>
          </w:p>
        </w:tc>
        <w:tc>
          <w:tcPr>
            <w:tcW w:type="dxa" w:w="2062"/>
            <w:vAlign w:val="top"/>
          </w:tcPr>
          <w:p>
            <w:r>
              <w:rPr>
                <w:sz w:val="17"/>
              </w:rPr>
              <w:t>1-3 недели</w:t>
              <w:br/>
              <w:t>с даты предоплаты и получения материалов</w:t>
            </w:r>
          </w:p>
        </w:tc>
        <w:tc>
          <w:tcPr>
            <w:tcW w:type="dxa" w:w="2062"/>
            <w:vAlign w:val="top"/>
          </w:tcPr>
          <w:p>
            <w:pPr>
              <w:jc w:val="left"/>
            </w:pPr>
            <w:r>
              <w:rPr>
                <w:sz w:val="17"/>
              </w:rPr>
            </w:r>
            <w:r>
              <w:rPr>
                <w:rFonts w:ascii="Times New Roman" w:hAnsi="Times New Roman" w:eastAsia="Times New Roman"/>
                <w:b w:val="0"/>
                <w:sz w:val="17"/>
              </w:rPr>
              <w:t>100 000 ₽</w:t>
            </w:r>
          </w:p>
        </w:tc>
      </w:tr>
      <w:tr>
        <w:tc>
          <w:tcPr>
            <w:tcW w:type="dxa" w:w="2062"/>
            <w:vAlign w:val="top"/>
          </w:tcPr>
          <w:p>
            <w:pPr>
              <w:jc w:val="left"/>
            </w:pPr>
            <w:r>
              <w:rPr>
                <w:sz w:val="17"/>
              </w:rPr>
            </w:r>
            <w:r>
              <w:rPr>
                <w:rFonts w:ascii="Times New Roman" w:hAnsi="Times New Roman" w:eastAsia="Times New Roman"/>
                <w:b w:val="0"/>
                <w:sz w:val="17"/>
              </w:rPr>
              <w:t>□</w:t>
            </w:r>
          </w:p>
        </w:tc>
        <w:tc>
          <w:tcPr>
            <w:tcW w:type="dxa" w:w="2062"/>
            <w:vAlign w:val="top"/>
          </w:tcPr>
          <w:p>
            <w:pPr>
              <w:jc w:val="left"/>
            </w:pPr>
            <w:r>
              <w:rPr>
                <w:sz w:val="17"/>
              </w:rPr>
            </w:r>
            <w:r>
              <w:rPr>
                <w:rFonts w:ascii="Times New Roman" w:hAnsi="Times New Roman" w:eastAsia="Times New Roman"/>
                <w:b w:val="0"/>
                <w:sz w:val="17"/>
              </w:rPr>
              <w:t>Этап 2. Админка + ЛК</w:t>
            </w:r>
          </w:p>
        </w:tc>
        <w:tc>
          <w:tcPr>
            <w:tcW w:type="dxa" w:w="2062"/>
            <w:vAlign w:val="top"/>
          </w:tcPr>
          <w:p>
            <w:pPr>
              <w:jc w:val="left"/>
            </w:pPr>
            <w:r>
              <w:rPr>
                <w:sz w:val="17"/>
              </w:rPr>
            </w:r>
            <w:r>
              <w:rPr>
                <w:rFonts w:ascii="Times New Roman" w:hAnsi="Times New Roman" w:eastAsia="Times New Roman"/>
                <w:b w:val="0"/>
                <w:sz w:val="17"/>
              </w:rPr>
              <w:t>Административная панель, личный кабинет, интерфейсы управления объектами и заявками</w:t>
            </w:r>
          </w:p>
        </w:tc>
        <w:tc>
          <w:tcPr>
            <w:tcW w:type="dxa" w:w="2062"/>
            <w:vAlign w:val="top"/>
          </w:tcPr>
          <w:p>
            <w:r>
              <w:rPr>
                <w:sz w:val="17"/>
              </w:rPr>
              <w:t>3-5 недель</w:t>
            </w:r>
          </w:p>
        </w:tc>
        <w:tc>
          <w:tcPr>
            <w:tcW w:type="dxa" w:w="2062"/>
            <w:vAlign w:val="top"/>
          </w:tcPr>
          <w:p>
            <w:pPr>
              <w:jc w:val="left"/>
            </w:pPr>
            <w:r>
              <w:rPr>
                <w:sz w:val="17"/>
              </w:rPr>
            </w:r>
            <w:r>
              <w:rPr>
                <w:rFonts w:ascii="Times New Roman" w:hAnsi="Times New Roman" w:eastAsia="Times New Roman"/>
                <w:b w:val="0"/>
                <w:sz w:val="17"/>
              </w:rPr>
              <w:t>160 000 ₽</w:t>
            </w:r>
          </w:p>
        </w:tc>
      </w:tr>
      <w:tr>
        <w:tc>
          <w:tcPr>
            <w:tcW w:type="dxa" w:w="2062"/>
            <w:vAlign w:val="top"/>
          </w:tcPr>
          <w:p>
            <w:pPr>
              <w:jc w:val="left"/>
            </w:pPr>
            <w:r>
              <w:rPr>
                <w:sz w:val="17"/>
              </w:rPr>
            </w:r>
            <w:r>
              <w:rPr>
                <w:rFonts w:ascii="Times New Roman" w:hAnsi="Times New Roman" w:eastAsia="Times New Roman"/>
                <w:b w:val="0"/>
                <w:sz w:val="17"/>
              </w:rPr>
              <w:t>□</w:t>
            </w:r>
          </w:p>
        </w:tc>
        <w:tc>
          <w:tcPr>
            <w:tcW w:type="dxa" w:w="2062"/>
            <w:vAlign w:val="top"/>
          </w:tcPr>
          <w:p>
            <w:pPr>
              <w:jc w:val="left"/>
            </w:pPr>
            <w:r>
              <w:rPr>
                <w:sz w:val="17"/>
              </w:rPr>
            </w:r>
            <w:r>
              <w:rPr>
                <w:rFonts w:ascii="Times New Roman" w:hAnsi="Times New Roman" w:eastAsia="Times New Roman"/>
                <w:b w:val="0"/>
                <w:sz w:val="17"/>
              </w:rPr>
              <w:t>Этап 3. PostgreSQL + backend на Go</w:t>
            </w:r>
          </w:p>
        </w:tc>
        <w:tc>
          <w:tcPr>
            <w:tcW w:type="dxa" w:w="2062"/>
            <w:vAlign w:val="top"/>
          </w:tcPr>
          <w:p>
            <w:pPr>
              <w:jc w:val="left"/>
            </w:pPr>
            <w:r>
              <w:rPr>
                <w:sz w:val="17"/>
              </w:rPr>
            </w:r>
            <w:r>
              <w:rPr>
                <w:rFonts w:ascii="Times New Roman" w:hAnsi="Times New Roman" w:eastAsia="Times New Roman"/>
                <w:b w:val="0"/>
                <w:sz w:val="17"/>
              </w:rPr>
              <w:t>База данных, backend API, авторизация, роли, подключение данных</w:t>
            </w:r>
          </w:p>
        </w:tc>
        <w:tc>
          <w:tcPr>
            <w:tcW w:type="dxa" w:w="2062"/>
            <w:vAlign w:val="top"/>
          </w:tcPr>
          <w:p>
            <w:r>
              <w:rPr>
                <w:sz w:val="17"/>
              </w:rPr>
              <w:t>4-8 недель</w:t>
            </w:r>
          </w:p>
        </w:tc>
        <w:tc>
          <w:tcPr>
            <w:tcW w:type="dxa" w:w="2062"/>
            <w:vAlign w:val="top"/>
          </w:tcPr>
          <w:p>
            <w:pPr>
              <w:jc w:val="left"/>
            </w:pPr>
            <w:r>
              <w:rPr>
                <w:sz w:val="17"/>
              </w:rPr>
            </w:r>
            <w:r>
              <w:rPr>
                <w:rFonts w:ascii="Times New Roman" w:hAnsi="Times New Roman" w:eastAsia="Times New Roman"/>
                <w:b w:val="0"/>
                <w:sz w:val="17"/>
              </w:rPr>
              <w:t>300 000 ₽</w:t>
            </w:r>
          </w:p>
        </w:tc>
      </w:tr>
      <w:tr>
        <w:tc>
          <w:tcPr>
            <w:tcW w:type="dxa" w:w="2062"/>
            <w:vAlign w:val="top"/>
          </w:tcPr>
          <w:p>
            <w:pPr>
              <w:jc w:val="left"/>
            </w:pPr>
            <w:r>
              <w:rPr>
                <w:sz w:val="17"/>
              </w:rPr>
            </w:r>
            <w:r>
              <w:rPr>
                <w:rFonts w:ascii="Times New Roman" w:hAnsi="Times New Roman" w:eastAsia="Times New Roman"/>
                <w:b w:val="0"/>
                <w:sz w:val="17"/>
              </w:rPr>
              <w:t>□</w:t>
            </w:r>
          </w:p>
        </w:tc>
        <w:tc>
          <w:tcPr>
            <w:tcW w:type="dxa" w:w="2062"/>
            <w:vAlign w:val="top"/>
          </w:tcPr>
          <w:p>
            <w:pPr>
              <w:jc w:val="left"/>
            </w:pPr>
            <w:r>
              <w:rPr>
                <w:sz w:val="17"/>
              </w:rPr>
            </w:r>
            <w:r>
              <w:rPr>
                <w:rFonts w:ascii="Times New Roman" w:hAnsi="Times New Roman" w:eastAsia="Times New Roman"/>
                <w:b w:val="0"/>
                <w:sz w:val="17"/>
              </w:rPr>
              <w:t>Расширенный backend отдельно</w:t>
            </w:r>
          </w:p>
        </w:tc>
        <w:tc>
          <w:tcPr>
            <w:tcW w:type="dxa" w:w="2062"/>
            <w:vAlign w:val="top"/>
          </w:tcPr>
          <w:p>
            <w:pPr>
              <w:jc w:val="left"/>
            </w:pPr>
            <w:r>
              <w:rPr>
                <w:sz w:val="17"/>
              </w:rPr>
            </w:r>
            <w:r>
              <w:rPr>
                <w:rFonts w:ascii="Times New Roman" w:hAnsi="Times New Roman" w:eastAsia="Times New Roman"/>
                <w:b w:val="0"/>
                <w:sz w:val="17"/>
              </w:rPr>
              <w:t>Сложные роли, расширенные сценарии ЛК, журнал действий, усиленная API-логика</w:t>
            </w:r>
          </w:p>
        </w:tc>
        <w:tc>
          <w:tcPr>
            <w:tcW w:type="dxa" w:w="2062"/>
            <w:vAlign w:val="top"/>
          </w:tcPr>
          <w:p>
            <w:pPr>
              <w:jc w:val="left"/>
            </w:pPr>
            <w:r>
              <w:rPr>
                <w:sz w:val="17"/>
              </w:rPr>
            </w:r>
            <w:r>
              <w:rPr>
                <w:rFonts w:ascii="Times New Roman" w:hAnsi="Times New Roman" w:eastAsia="Times New Roman"/>
                <w:b w:val="0"/>
                <w:sz w:val="17"/>
              </w:rPr>
              <w:t>по согласованию</w:t>
            </w:r>
          </w:p>
        </w:tc>
        <w:tc>
          <w:tcPr>
            <w:tcW w:type="dxa" w:w="2062"/>
            <w:vAlign w:val="top"/>
          </w:tcPr>
          <w:p>
            <w:pPr>
              <w:jc w:val="left"/>
            </w:pPr>
            <w:r>
              <w:rPr>
                <w:sz w:val="17"/>
              </w:rPr>
            </w:r>
            <w:r>
              <w:rPr>
                <w:rFonts w:ascii="Times New Roman" w:hAnsi="Times New Roman" w:eastAsia="Times New Roman"/>
                <w:b w:val="0"/>
                <w:sz w:val="17"/>
              </w:rPr>
              <w:t>50 000 ₽</w:t>
            </w:r>
          </w:p>
        </w:tc>
      </w:tr>
    </w:tbl>
    <w:p>
      <w:pPr>
        <w:spacing w:after="80" w:line="252" w:lineRule="auto"/>
      </w:pPr>
      <w:r>
        <w:rPr>
          <w:rFonts w:ascii="Times New Roman" w:hAnsi="Times New Roman" w:eastAsia="Times New Roman"/>
          <w:b/>
          <w:sz w:val="20"/>
        </w:rPr>
        <w:t>3. Пакетная детализация полного проекта</w:t>
      </w:r>
    </w:p>
    <w:tbl>
      <w:tblPr>
        <w:tblStyle w:val="TableGrid"/>
        <w:tblW w:type="auto" w:w="0"/>
        <w:tblLook w:firstColumn="1" w:firstRow="1" w:lastColumn="0" w:lastRow="0" w:noHBand="0" w:noVBand="1" w:val="04A0"/>
      </w:tblPr>
      <w:tblGrid>
        <w:gridCol w:w="2578"/>
        <w:gridCol w:w="2578"/>
        <w:gridCol w:w="2578"/>
        <w:gridCol w:w="2578"/>
      </w:tblGrid>
      <w:tr>
        <w:tc>
          <w:tcPr>
            <w:tcW w:type="dxa" w:w="2578"/>
            <w:vAlign w:val="top"/>
            <w:shd w:fill="D9D9D9"/>
          </w:tcPr>
          <w:p>
            <w:pPr>
              <w:jc w:val="left"/>
            </w:pPr>
            <w:r/>
            <w:r>
              <w:rPr>
                <w:rFonts w:ascii="Times New Roman" w:hAnsi="Times New Roman" w:eastAsia="Times New Roman"/>
                <w:b/>
                <w:sz w:val="16"/>
              </w:rPr>
              <w:t>Этап</w:t>
            </w:r>
          </w:p>
        </w:tc>
        <w:tc>
          <w:tcPr>
            <w:tcW w:type="dxa" w:w="2578"/>
            <w:vAlign w:val="top"/>
            <w:shd w:fill="D9D9D9"/>
          </w:tcPr>
          <w:p>
            <w:pPr>
              <w:jc w:val="left"/>
            </w:pPr>
            <w:r/>
            <w:r>
              <w:rPr>
                <w:rFonts w:ascii="Times New Roman" w:hAnsi="Times New Roman" w:eastAsia="Times New Roman"/>
                <w:b/>
                <w:sz w:val="16"/>
              </w:rPr>
              <w:t>Содержание</w:t>
            </w:r>
          </w:p>
        </w:tc>
        <w:tc>
          <w:tcPr>
            <w:tcW w:type="dxa" w:w="2578"/>
            <w:vAlign w:val="top"/>
            <w:shd w:fill="D9D9D9"/>
          </w:tcPr>
          <w:p>
            <w:pPr>
              <w:jc w:val="left"/>
            </w:pPr>
            <w:r/>
            <w:r>
              <w:rPr>
                <w:rFonts w:ascii="Times New Roman" w:hAnsi="Times New Roman" w:eastAsia="Times New Roman"/>
                <w:b/>
                <w:sz w:val="16"/>
              </w:rPr>
              <w:t>Стоимость в полном пакете</w:t>
            </w:r>
          </w:p>
        </w:tc>
        <w:tc>
          <w:tcPr>
            <w:tcW w:type="dxa" w:w="2578"/>
            <w:vAlign w:val="top"/>
            <w:shd w:fill="D9D9D9"/>
          </w:tcPr>
          <w:p>
            <w:pPr>
              <w:jc w:val="left"/>
            </w:pPr>
            <w:r/>
            <w:r>
              <w:rPr>
                <w:rFonts w:ascii="Times New Roman" w:hAnsi="Times New Roman" w:eastAsia="Times New Roman"/>
                <w:b/>
                <w:sz w:val="16"/>
              </w:rPr>
              <w:t>Оплата 50/50</w:t>
            </w:r>
          </w:p>
        </w:tc>
      </w:tr>
      <w:tr>
        <w:tc>
          <w:tcPr>
            <w:tcW w:type="dxa" w:w="2578"/>
            <w:vAlign w:val="top"/>
          </w:tcPr>
          <w:p>
            <w:pPr>
              <w:jc w:val="left"/>
            </w:pPr>
            <w:r/>
            <w:r>
              <w:rPr>
                <w:rFonts w:ascii="Times New Roman" w:hAnsi="Times New Roman" w:eastAsia="Times New Roman"/>
                <w:b w:val="0"/>
                <w:sz w:val="16"/>
              </w:rPr>
              <w:t>Этап 1</w:t>
            </w:r>
          </w:p>
        </w:tc>
        <w:tc>
          <w:tcPr>
            <w:tcW w:type="dxa" w:w="2578"/>
            <w:vAlign w:val="top"/>
          </w:tcPr>
          <w:p>
            <w:pPr>
              <w:jc w:val="left"/>
            </w:pPr>
            <w:r/>
            <w:r>
              <w:rPr>
                <w:rFonts w:ascii="Times New Roman" w:hAnsi="Times New Roman" w:eastAsia="Times New Roman"/>
                <w:b w:val="0"/>
                <w:sz w:val="16"/>
              </w:rPr>
              <w:t>Лэндинг на React</w:t>
            </w:r>
          </w:p>
        </w:tc>
        <w:tc>
          <w:tcPr>
            <w:tcW w:type="dxa" w:w="2578"/>
            <w:vAlign w:val="top"/>
          </w:tcPr>
          <w:p>
            <w:pPr>
              <w:jc w:val="left"/>
            </w:pPr>
            <w:r/>
            <w:r>
              <w:rPr>
                <w:rFonts w:ascii="Times New Roman" w:hAnsi="Times New Roman" w:eastAsia="Times New Roman"/>
                <w:b w:val="0"/>
                <w:sz w:val="16"/>
              </w:rPr>
              <w:t>80 000 ₽</w:t>
            </w:r>
          </w:p>
        </w:tc>
        <w:tc>
          <w:tcPr>
            <w:tcW w:type="dxa" w:w="2578"/>
            <w:vAlign w:val="top"/>
          </w:tcPr>
          <w:p>
            <w:pPr>
              <w:jc w:val="left"/>
            </w:pPr>
            <w:r/>
            <w:r>
              <w:rPr>
                <w:rFonts w:ascii="Times New Roman" w:hAnsi="Times New Roman" w:eastAsia="Times New Roman"/>
                <w:b w:val="0"/>
                <w:sz w:val="16"/>
              </w:rPr>
              <w:t>40 000 ₽ / 40 000 ₽</w:t>
            </w:r>
          </w:p>
        </w:tc>
      </w:tr>
      <w:tr>
        <w:tc>
          <w:tcPr>
            <w:tcW w:type="dxa" w:w="2578"/>
            <w:vAlign w:val="top"/>
          </w:tcPr>
          <w:p>
            <w:pPr>
              <w:jc w:val="left"/>
            </w:pPr>
            <w:r/>
            <w:r>
              <w:rPr>
                <w:rFonts w:ascii="Times New Roman" w:hAnsi="Times New Roman" w:eastAsia="Times New Roman"/>
                <w:b w:val="0"/>
                <w:sz w:val="16"/>
              </w:rPr>
              <w:t>Этап 2</w:t>
            </w:r>
          </w:p>
        </w:tc>
        <w:tc>
          <w:tcPr>
            <w:tcW w:type="dxa" w:w="2578"/>
            <w:vAlign w:val="top"/>
          </w:tcPr>
          <w:p>
            <w:pPr>
              <w:jc w:val="left"/>
            </w:pPr>
            <w:r/>
            <w:r>
              <w:rPr>
                <w:rFonts w:ascii="Times New Roman" w:hAnsi="Times New Roman" w:eastAsia="Times New Roman"/>
                <w:b w:val="0"/>
                <w:sz w:val="16"/>
              </w:rPr>
              <w:t>Админка + ЛК</w:t>
            </w:r>
          </w:p>
        </w:tc>
        <w:tc>
          <w:tcPr>
            <w:tcW w:type="dxa" w:w="2578"/>
            <w:vAlign w:val="top"/>
          </w:tcPr>
          <w:p>
            <w:pPr>
              <w:jc w:val="left"/>
            </w:pPr>
            <w:r/>
            <w:r>
              <w:rPr>
                <w:rFonts w:ascii="Times New Roman" w:hAnsi="Times New Roman" w:eastAsia="Times New Roman"/>
                <w:b w:val="0"/>
                <w:sz w:val="16"/>
              </w:rPr>
              <w:t>120 000 ₽</w:t>
            </w:r>
          </w:p>
        </w:tc>
        <w:tc>
          <w:tcPr>
            <w:tcW w:type="dxa" w:w="2578"/>
            <w:vAlign w:val="top"/>
          </w:tcPr>
          <w:p>
            <w:pPr>
              <w:jc w:val="left"/>
            </w:pPr>
            <w:r/>
            <w:r>
              <w:rPr>
                <w:rFonts w:ascii="Times New Roman" w:hAnsi="Times New Roman" w:eastAsia="Times New Roman"/>
                <w:b w:val="0"/>
                <w:sz w:val="16"/>
              </w:rPr>
              <w:t>60 000 ₽ / 60 000 ₽</w:t>
            </w:r>
          </w:p>
        </w:tc>
      </w:tr>
      <w:tr>
        <w:tc>
          <w:tcPr>
            <w:tcW w:type="dxa" w:w="2578"/>
            <w:vAlign w:val="top"/>
          </w:tcPr>
          <w:p>
            <w:pPr>
              <w:jc w:val="left"/>
            </w:pPr>
            <w:r/>
            <w:r>
              <w:rPr>
                <w:rFonts w:ascii="Times New Roman" w:hAnsi="Times New Roman" w:eastAsia="Times New Roman"/>
                <w:b w:val="0"/>
                <w:sz w:val="16"/>
              </w:rPr>
              <w:t>Этап 3</w:t>
            </w:r>
          </w:p>
        </w:tc>
        <w:tc>
          <w:tcPr>
            <w:tcW w:type="dxa" w:w="2578"/>
            <w:vAlign w:val="top"/>
          </w:tcPr>
          <w:p>
            <w:pPr>
              <w:jc w:val="left"/>
            </w:pPr>
            <w:r/>
            <w:r>
              <w:rPr>
                <w:rFonts w:ascii="Times New Roman" w:hAnsi="Times New Roman" w:eastAsia="Times New Roman"/>
                <w:b w:val="0"/>
                <w:sz w:val="16"/>
              </w:rPr>
              <w:t>PostgreSQL + backend на Go</w:t>
            </w:r>
          </w:p>
        </w:tc>
        <w:tc>
          <w:tcPr>
            <w:tcW w:type="dxa" w:w="2578"/>
            <w:vAlign w:val="top"/>
          </w:tcPr>
          <w:p>
            <w:pPr>
              <w:jc w:val="left"/>
            </w:pPr>
            <w:r/>
            <w:r>
              <w:rPr>
                <w:rFonts w:ascii="Times New Roman" w:hAnsi="Times New Roman" w:eastAsia="Times New Roman"/>
                <w:b w:val="0"/>
                <w:sz w:val="16"/>
              </w:rPr>
              <w:t>180 000 ₽</w:t>
            </w:r>
          </w:p>
        </w:tc>
        <w:tc>
          <w:tcPr>
            <w:tcW w:type="dxa" w:w="2578"/>
            <w:vAlign w:val="top"/>
          </w:tcPr>
          <w:p>
            <w:pPr>
              <w:jc w:val="left"/>
            </w:pPr>
            <w:r/>
            <w:r>
              <w:rPr>
                <w:rFonts w:ascii="Times New Roman" w:hAnsi="Times New Roman" w:eastAsia="Times New Roman"/>
                <w:b w:val="0"/>
                <w:sz w:val="16"/>
              </w:rPr>
              <w:t>90 000 ₽ / 90 000 ₽</w:t>
            </w:r>
          </w:p>
        </w:tc>
      </w:tr>
      <w:tr>
        <w:tc>
          <w:tcPr>
            <w:tcW w:type="dxa" w:w="2578"/>
            <w:vAlign w:val="top"/>
          </w:tcPr>
          <w:p>
            <w:pPr>
              <w:jc w:val="left"/>
            </w:pPr>
            <w:r/>
            <w:r>
              <w:rPr>
                <w:rFonts w:ascii="Times New Roman" w:hAnsi="Times New Roman" w:eastAsia="Times New Roman"/>
                <w:b w:val="0"/>
                <w:sz w:val="16"/>
              </w:rPr>
              <w:t>Опция</w:t>
            </w:r>
          </w:p>
        </w:tc>
        <w:tc>
          <w:tcPr>
            <w:tcW w:type="dxa" w:w="2578"/>
            <w:vAlign w:val="top"/>
          </w:tcPr>
          <w:p>
            <w:pPr>
              <w:jc w:val="left"/>
            </w:pPr>
            <w:r/>
            <w:r>
              <w:rPr>
                <w:rFonts w:ascii="Times New Roman" w:hAnsi="Times New Roman" w:eastAsia="Times New Roman"/>
                <w:b w:val="0"/>
                <w:sz w:val="16"/>
              </w:rPr>
              <w:t>Расширенный backend в составе полного проекта</w:t>
            </w:r>
          </w:p>
        </w:tc>
        <w:tc>
          <w:tcPr>
            <w:tcW w:type="dxa" w:w="2578"/>
            <w:vAlign w:val="top"/>
          </w:tcPr>
          <w:p>
            <w:pPr>
              <w:jc w:val="left"/>
            </w:pPr>
            <w:r/>
            <w:r>
              <w:rPr>
                <w:rFonts w:ascii="Times New Roman" w:hAnsi="Times New Roman" w:eastAsia="Times New Roman"/>
                <w:b w:val="0"/>
                <w:sz w:val="16"/>
              </w:rPr>
              <w:t>+40 000 ₽</w:t>
            </w:r>
          </w:p>
        </w:tc>
        <w:tc>
          <w:tcPr>
            <w:tcW w:type="dxa" w:w="2578"/>
            <w:vAlign w:val="top"/>
          </w:tcPr>
          <w:p>
            <w:pPr>
              <w:jc w:val="left"/>
            </w:pPr>
            <w:r/>
            <w:r>
              <w:rPr>
                <w:rFonts w:ascii="Times New Roman" w:hAnsi="Times New Roman" w:eastAsia="Times New Roman"/>
                <w:b w:val="0"/>
                <w:sz w:val="16"/>
              </w:rPr>
              <w:t>20 000 ₽ / 20 000 ₽ либо по согласованию</w:t>
            </w:r>
          </w:p>
        </w:tc>
      </w:tr>
    </w:tbl>
    <w:p>
      <w:pPr>
        <w:spacing w:after="80" w:line="252" w:lineRule="auto"/>
      </w:pPr>
      <w:r>
        <w:rPr>
          <w:rFonts w:ascii="Times New Roman" w:hAnsi="Times New Roman" w:eastAsia="Times New Roman"/>
          <w:b/>
          <w:sz w:val="20"/>
        </w:rPr>
        <w:t>4. Итоговая стоимость выбранного объёма</w:t>
      </w:r>
    </w:p>
    <w:p>
      <w:pPr>
        <w:spacing w:after="60" w:line="252" w:lineRule="auto"/>
      </w:pPr>
      <w:r>
        <w:rPr>
          <w:rFonts w:ascii="Times New Roman" w:hAnsi="Times New Roman" w:eastAsia="Times New Roman"/>
          <w:b w:val="0"/>
          <w:sz w:val="19"/>
        </w:rPr>
        <w:t>Итоговая стоимость выбранного объёма работ составляет:</w:t>
      </w:r>
    </w:p>
    <w:p>
      <w:pPr>
        <w:spacing w:after="60" w:line="252" w:lineRule="auto"/>
      </w:pPr>
      <w:r>
        <w:rPr>
          <w:rFonts w:ascii="Times New Roman" w:hAnsi="Times New Roman" w:eastAsia="Times New Roman"/>
          <w:b w:val="0"/>
          <w:sz w:val="20"/>
        </w:rPr>
        <w:t>__________________________ (______________________________________________) рублей.</w:t>
      </w:r>
    </w:p>
    <w:p>
      <w:pPr>
        <w:spacing w:after="60" w:line="252" w:lineRule="auto"/>
      </w:pPr>
      <w:r>
        <w:rPr>
          <w:rFonts w:ascii="Times New Roman" w:hAnsi="Times New Roman" w:eastAsia="Times New Roman"/>
          <w:b w:val="0"/>
          <w:sz w:val="19"/>
        </w:rPr>
        <w:t>Выбранная стоимость оплачивается по каждому выбранному этапу по схеме 50/50, если Стороны письменно не согласовали иной порядок.</w:t>
      </w:r>
    </w:p>
    <w:p>
      <w:pPr>
        <w:spacing w:after="80" w:line="252" w:lineRule="auto"/>
      </w:pPr>
      <w:r>
        <w:rPr>
          <w:rFonts w:ascii="Times New Roman" w:hAnsi="Times New Roman" w:eastAsia="Times New Roman"/>
          <w:b/>
          <w:sz w:val="20"/>
        </w:rPr>
        <w:t>5. Подписи сторон к Приложению №1</w:t>
      </w:r>
    </w:p>
    <w:tbl>
      <w:tblPr>
        <w:tblStyle w:val="TableGrid"/>
        <w:tblW w:type="auto" w:w="0"/>
        <w:tblLook w:firstColumn="1" w:firstRow="1" w:lastColumn="0" w:lastRow="0" w:noHBand="0" w:noVBand="1" w:val="04A0"/>
      </w:tblPr>
      <w:tblGrid>
        <w:gridCol w:w="5156"/>
        <w:gridCol w:w="5156"/>
      </w:tblGrid>
      <w:tr>
        <w:tc>
          <w:tcPr>
            <w:tcW w:type="dxa" w:w="5156"/>
            <w:vAlign w:val="top"/>
          </w:tcPr>
          <w:p>
            <w:pPr>
              <w:jc w:val="left"/>
            </w:pPr>
            <w:r/>
            <w:r>
              <w:rPr>
                <w:rFonts w:ascii="Times New Roman" w:hAnsi="Times New Roman" w:eastAsia="Times New Roman"/>
                <w:b w:val="0"/>
                <w:sz w:val="18"/>
              </w:rPr>
              <w:t>ЗАКАЗЧИК</w:t>
              <w:br/>
              <w:br/>
              <w:t>Подпись: _______________/________________/</w:t>
              <w:br/>
              <w:br/>
              <w:t>М.П. (при наличии)</w:t>
            </w:r>
          </w:p>
        </w:tc>
        <w:tc>
          <w:tcPr>
            <w:tcW w:type="dxa" w:w="5156"/>
            <w:vAlign w:val="top"/>
          </w:tcPr>
          <w:p>
            <w:pPr>
              <w:jc w:val="left"/>
            </w:pPr>
            <w:r/>
            <w:r>
              <w:rPr>
                <w:rFonts w:ascii="Times New Roman" w:hAnsi="Times New Roman" w:eastAsia="Times New Roman"/>
                <w:b w:val="0"/>
                <w:sz w:val="18"/>
              </w:rPr>
              <w:t>ИСПОЛНИТЕЛЬ</w:t>
              <w:br/>
              <w:br/>
              <w:t>Подпись: _______________/________________/</w:t>
              <w:br/>
              <w:br/>
              <w:t>М.П. не используется</w:t>
            </w:r>
          </w:p>
        </w:tc>
      </w:tr>
    </w:tbl>
    <w:p>
      <w:r>
        <w:br w:type="page"/>
      </w:r>
    </w:p>
    <w:p>
      <w:pPr>
        <w:spacing w:after="40" w:line="252" w:lineRule="auto"/>
        <w:jc w:val="right"/>
      </w:pPr>
      <w:r>
        <w:rPr>
          <w:rFonts w:ascii="Times New Roman" w:hAnsi="Times New Roman" w:eastAsia="Times New Roman"/>
          <w:b/>
          <w:sz w:val="24"/>
        </w:rPr>
        <w:t>Приложение №2</w:t>
      </w:r>
    </w:p>
    <w:p>
      <w:pPr>
        <w:spacing w:after="160" w:line="252" w:lineRule="auto"/>
        <w:jc w:val="right"/>
      </w:pPr>
      <w:r>
        <w:rPr>
          <w:rFonts w:ascii="Times New Roman" w:hAnsi="Times New Roman" w:eastAsia="Times New Roman"/>
          <w:b w:val="0"/>
          <w:sz w:val="18"/>
        </w:rPr>
        <w:t>к Договору № ____ от «___» ____________ 20___ г.</w:t>
      </w:r>
    </w:p>
    <w:p>
      <w:pPr>
        <w:spacing w:after="160" w:line="252" w:lineRule="auto"/>
        <w:jc w:val="center"/>
      </w:pPr>
      <w:r>
        <w:rPr>
          <w:rFonts w:ascii="Times New Roman" w:hAnsi="Times New Roman" w:eastAsia="Times New Roman"/>
          <w:b/>
          <w:sz w:val="26"/>
        </w:rPr>
        <w:t>АКТ СДАЧИ-ПРИЁМКИ РЕЗУЛЬТАТА РАБОТ</w:t>
      </w:r>
    </w:p>
    <w:p>
      <w:pPr>
        <w:spacing w:after="60" w:line="252" w:lineRule="auto"/>
      </w:pPr>
      <w:r>
        <w:rPr>
          <w:rFonts w:ascii="Times New Roman" w:hAnsi="Times New Roman" w:eastAsia="Times New Roman"/>
          <w:b w:val="0"/>
          <w:sz w:val="20"/>
        </w:rPr>
        <w:t>г. ____________________                                           «___» ____________ 20___ г.</w:t>
      </w:r>
    </w:p>
    <w:p>
      <w:pPr>
        <w:spacing w:after="60" w:line="252" w:lineRule="auto"/>
      </w:pPr>
      <w:r>
        <w:rPr>
          <w:rFonts w:ascii="Times New Roman" w:hAnsi="Times New Roman" w:eastAsia="Times New Roman"/>
          <w:b w:val="0"/>
          <w:sz w:val="19"/>
        </w:rPr>
        <w:t>Заказчик ______________________________________________ и Исполнитель ______________________________________________ составили настоящий акт о том, что Исполнитель передал, а Заказчик принял результат работ по следующему этапу:</w:t>
      </w:r>
    </w:p>
    <w:tbl>
      <w:tblPr>
        <w:tblStyle w:val="TableGrid"/>
        <w:tblW w:type="auto" w:w="0"/>
        <w:tblLook w:firstColumn="1" w:firstRow="1" w:lastColumn="0" w:lastRow="0" w:noHBand="0" w:noVBand="1" w:val="04A0"/>
      </w:tblPr>
      <w:tblGrid>
        <w:gridCol w:w="5156"/>
        <w:gridCol w:w="5156"/>
      </w:tblGrid>
      <w:tr>
        <w:tc>
          <w:tcPr>
            <w:tcW w:type="dxa" w:w="5156"/>
            <w:vAlign w:val="top"/>
          </w:tcPr>
          <w:p>
            <w:pPr>
              <w:jc w:val="left"/>
            </w:pPr>
            <w:r/>
            <w:r>
              <w:rPr>
                <w:rFonts w:ascii="Times New Roman" w:hAnsi="Times New Roman" w:eastAsia="Times New Roman"/>
                <w:b/>
                <w:sz w:val="17"/>
              </w:rPr>
              <w:t>Этап / позиция</w:t>
            </w:r>
          </w:p>
        </w:tc>
        <w:tc>
          <w:tcPr>
            <w:tcW w:type="dxa" w:w="5156"/>
            <w:vAlign w:val="top"/>
          </w:tcPr>
          <w:p>
            <w:pPr>
              <w:jc w:val="left"/>
            </w:pPr>
            <w:r/>
            <w:r>
              <w:rPr>
                <w:rFonts w:ascii="Times New Roman" w:hAnsi="Times New Roman" w:eastAsia="Times New Roman"/>
                <w:b w:val="0"/>
                <w:sz w:val="17"/>
              </w:rPr>
              <w:t>____________________________________________________________</w:t>
            </w:r>
          </w:p>
        </w:tc>
      </w:tr>
      <w:tr>
        <w:tc>
          <w:tcPr>
            <w:tcW w:type="dxa" w:w="5156"/>
            <w:vAlign w:val="top"/>
          </w:tcPr>
          <w:p>
            <w:pPr>
              <w:jc w:val="left"/>
            </w:pPr>
            <w:r/>
            <w:r>
              <w:rPr>
                <w:rFonts w:ascii="Times New Roman" w:hAnsi="Times New Roman" w:eastAsia="Times New Roman"/>
                <w:b/>
                <w:sz w:val="17"/>
              </w:rPr>
              <w:t>Ссылка / способ передачи результата</w:t>
            </w:r>
          </w:p>
        </w:tc>
        <w:tc>
          <w:tcPr>
            <w:tcW w:type="dxa" w:w="5156"/>
            <w:vAlign w:val="top"/>
          </w:tcPr>
          <w:p>
            <w:pPr>
              <w:jc w:val="left"/>
            </w:pPr>
            <w:r/>
            <w:r>
              <w:rPr>
                <w:rFonts w:ascii="Times New Roman" w:hAnsi="Times New Roman" w:eastAsia="Times New Roman"/>
                <w:b w:val="0"/>
                <w:sz w:val="17"/>
              </w:rPr>
              <w:t>____________________________________________________________</w:t>
            </w:r>
          </w:p>
        </w:tc>
      </w:tr>
      <w:tr>
        <w:tc>
          <w:tcPr>
            <w:tcW w:type="dxa" w:w="5156"/>
            <w:vAlign w:val="top"/>
          </w:tcPr>
          <w:p>
            <w:pPr>
              <w:jc w:val="left"/>
            </w:pPr>
            <w:r/>
            <w:r>
              <w:rPr>
                <w:rFonts w:ascii="Times New Roman" w:hAnsi="Times New Roman" w:eastAsia="Times New Roman"/>
                <w:b/>
                <w:sz w:val="17"/>
              </w:rPr>
              <w:t>Стоимость этапа</w:t>
            </w:r>
          </w:p>
        </w:tc>
        <w:tc>
          <w:tcPr>
            <w:tcW w:type="dxa" w:w="5156"/>
            <w:vAlign w:val="top"/>
          </w:tcPr>
          <w:p>
            <w:pPr>
              <w:jc w:val="left"/>
            </w:pPr>
            <w:r/>
            <w:r>
              <w:rPr>
                <w:rFonts w:ascii="Times New Roman" w:hAnsi="Times New Roman" w:eastAsia="Times New Roman"/>
                <w:b w:val="0"/>
                <w:sz w:val="17"/>
              </w:rPr>
              <w:t>__________________________ рублей</w:t>
            </w:r>
          </w:p>
        </w:tc>
      </w:tr>
      <w:tr>
        <w:tc>
          <w:tcPr>
            <w:tcW w:type="dxa" w:w="5156"/>
            <w:vAlign w:val="top"/>
          </w:tcPr>
          <w:p>
            <w:pPr>
              <w:jc w:val="left"/>
            </w:pPr>
            <w:r/>
            <w:r>
              <w:rPr>
                <w:rFonts w:ascii="Times New Roman" w:hAnsi="Times New Roman" w:eastAsia="Times New Roman"/>
                <w:b/>
                <w:sz w:val="17"/>
              </w:rPr>
              <w:t>Замечания</w:t>
            </w:r>
          </w:p>
        </w:tc>
        <w:tc>
          <w:tcPr>
            <w:tcW w:type="dxa" w:w="5156"/>
            <w:vAlign w:val="top"/>
          </w:tcPr>
          <w:p>
            <w:pPr>
              <w:jc w:val="left"/>
            </w:pPr>
            <w:r/>
            <w:r>
              <w:rPr>
                <w:rFonts w:ascii="Times New Roman" w:hAnsi="Times New Roman" w:eastAsia="Times New Roman"/>
                <w:b w:val="0"/>
                <w:sz w:val="17"/>
              </w:rPr>
              <w:t>□ отсутствуют    □ указаны в приложении к акту</w:t>
            </w:r>
          </w:p>
        </w:tc>
      </w:tr>
    </w:tbl>
    <w:p>
      <w:pPr>
        <w:spacing w:after="60" w:line="252" w:lineRule="auto"/>
      </w:pPr>
      <w:r>
        <w:rPr>
          <w:rFonts w:ascii="Times New Roman" w:hAnsi="Times New Roman" w:eastAsia="Times New Roman"/>
          <w:b w:val="0"/>
          <w:sz w:val="19"/>
        </w:rPr>
        <w:t>Стороны подтверждают, что при отсутствии письменных замечаний в порядке и сроки, установленные договором, результат считается принятым без замечаний.</w:t>
      </w:r>
    </w:p>
    <w:tbl>
      <w:tblPr>
        <w:tblStyle w:val="TableGrid"/>
        <w:tblW w:type="auto" w:w="0"/>
        <w:tblLook w:firstColumn="1" w:firstRow="1" w:lastColumn="0" w:lastRow="0" w:noHBand="0" w:noVBand="1" w:val="04A0"/>
      </w:tblPr>
      <w:tblGrid>
        <w:gridCol w:w="5156"/>
        <w:gridCol w:w="5156"/>
      </w:tblGrid>
      <w:tr>
        <w:tc>
          <w:tcPr>
            <w:tcW w:type="dxa" w:w="5156"/>
            <w:vAlign w:val="top"/>
          </w:tcPr>
          <w:p>
            <w:pPr>
              <w:jc w:val="left"/>
            </w:pPr>
            <w:r/>
            <w:r>
              <w:rPr>
                <w:rFonts w:ascii="Times New Roman" w:hAnsi="Times New Roman" w:eastAsia="Times New Roman"/>
                <w:b w:val="0"/>
                <w:sz w:val="18"/>
              </w:rPr>
              <w:t>ЗАКАЗЧИК</w:t>
              <w:br/>
              <w:br/>
              <w:t>Подпись: _______________/________________/</w:t>
              <w:br/>
              <w:br/>
              <w:t>М.П. (при наличии)</w:t>
            </w:r>
          </w:p>
        </w:tc>
        <w:tc>
          <w:tcPr>
            <w:tcW w:type="dxa" w:w="5156"/>
            <w:vAlign w:val="top"/>
          </w:tcPr>
          <w:p>
            <w:pPr>
              <w:jc w:val="left"/>
            </w:pPr>
            <w:r/>
            <w:r>
              <w:rPr>
                <w:rFonts w:ascii="Times New Roman" w:hAnsi="Times New Roman" w:eastAsia="Times New Roman"/>
                <w:b w:val="0"/>
                <w:sz w:val="18"/>
              </w:rPr>
              <w:t>ИСПОЛНИТЕЛЬ</w:t>
              <w:br/>
              <w:br/>
              <w:t>Подпись: _______________/________________/</w:t>
              <w:br/>
              <w:br/>
              <w:t>М.П. не используется</w:t>
            </w:r>
          </w:p>
        </w:tc>
      </w:tr>
    </w:tbl>
    <w:sectPr w:rsidR="00FC693F" w:rsidRPr="0006063C" w:rsidSect="00034616">
      <w:footerReference w:type="default" r:id="rId9"/>
      <w:pgSz w:w="12240" w:h="15840"/>
      <w:pgMar w:top="850"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Договор разработки сайта и цифровой платформы / самозанятый исполнитель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